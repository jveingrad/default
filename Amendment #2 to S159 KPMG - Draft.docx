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BBE82" w14:textId="26838DEE" w:rsidR="009C0A89" w:rsidRPr="00D9103B" w:rsidRDefault="00707F8B" w:rsidP="00D9103B">
      <w:pPr>
        <w:pStyle w:val="Title"/>
        <w:spacing w:before="0"/>
        <w:ind w:left="0" w:right="40"/>
        <w:rPr>
          <w:rFonts w:ascii="Times New Roman" w:hAnsi="Times New Roman" w:cs="Times New Roman"/>
          <w:spacing w:val="-6"/>
          <w:sz w:val="22"/>
          <w:szCs w:val="22"/>
        </w:rPr>
      </w:pPr>
      <w:r w:rsidRPr="00D9103B">
        <w:rPr>
          <w:rFonts w:ascii="Times New Roman" w:hAnsi="Times New Roman" w:cs="Times New Roman"/>
          <w:spacing w:val="-6"/>
          <w:sz w:val="22"/>
          <w:szCs w:val="22"/>
        </w:rPr>
        <w:t xml:space="preserve">Amendment No. </w:t>
      </w:r>
      <w:ins w:id="0" w:author="Sheridan, Jack" w:date="2026-08-26T13:04:00Z" w16du:dateUtc="2026-08-26T17:04:00Z">
        <w:r w:rsidR="00315E18">
          <w:rPr>
            <w:rFonts w:ascii="Times New Roman" w:hAnsi="Times New Roman" w:cs="Times New Roman"/>
            <w:spacing w:val="-6"/>
            <w:sz w:val="22"/>
            <w:szCs w:val="22"/>
          </w:rPr>
          <w:t>2</w:t>
        </w:r>
      </w:ins>
      <w:del w:id="1" w:author="Sheridan, Jack" w:date="2026-08-26T13:04:00Z" w16du:dateUtc="2026-08-26T17:04:00Z">
        <w:r w:rsidRPr="00D9103B" w:rsidDel="00315E18">
          <w:rPr>
            <w:rFonts w:ascii="Times New Roman" w:hAnsi="Times New Roman" w:cs="Times New Roman"/>
            <w:spacing w:val="-6"/>
            <w:sz w:val="22"/>
            <w:szCs w:val="22"/>
          </w:rPr>
          <w:delText>1</w:delText>
        </w:r>
      </w:del>
    </w:p>
    <w:p w14:paraId="040936F4" w14:textId="54E5197D" w:rsidR="00707F8B" w:rsidRPr="00D9103B" w:rsidRDefault="00707F8B" w:rsidP="00D9103B">
      <w:pPr>
        <w:pStyle w:val="Title"/>
        <w:spacing w:before="0"/>
        <w:ind w:left="0" w:right="40"/>
        <w:rPr>
          <w:rFonts w:ascii="Times New Roman" w:hAnsi="Times New Roman" w:cs="Times New Roman"/>
          <w:spacing w:val="-6"/>
          <w:sz w:val="22"/>
          <w:szCs w:val="22"/>
        </w:rPr>
      </w:pPr>
      <w:r w:rsidRPr="00D9103B">
        <w:rPr>
          <w:rFonts w:ascii="Times New Roman" w:hAnsi="Times New Roman" w:cs="Times New Roman"/>
          <w:spacing w:val="-6"/>
          <w:sz w:val="22"/>
          <w:szCs w:val="22"/>
        </w:rPr>
        <w:t>to</w:t>
      </w:r>
    </w:p>
    <w:p w14:paraId="175C726D" w14:textId="6ACD9958" w:rsidR="00707F8B" w:rsidRPr="00D9103B" w:rsidRDefault="00707F8B" w:rsidP="00D9103B">
      <w:pPr>
        <w:pStyle w:val="Title"/>
        <w:spacing w:before="0"/>
        <w:ind w:left="0" w:right="40"/>
        <w:rPr>
          <w:rFonts w:ascii="Times New Roman" w:hAnsi="Times New Roman" w:cs="Times New Roman"/>
          <w:spacing w:val="-6"/>
          <w:sz w:val="22"/>
          <w:szCs w:val="22"/>
        </w:rPr>
      </w:pPr>
      <w:r w:rsidRPr="00D9103B">
        <w:rPr>
          <w:rFonts w:ascii="Times New Roman" w:hAnsi="Times New Roman" w:cs="Times New Roman"/>
          <w:spacing w:val="-6"/>
          <w:sz w:val="22"/>
          <w:szCs w:val="22"/>
        </w:rPr>
        <w:t>Statement of Work N0. 159</w:t>
      </w:r>
    </w:p>
    <w:p w14:paraId="6B1BCDF0" w14:textId="77777777" w:rsidR="00707F8B" w:rsidRPr="00707F8B" w:rsidRDefault="00707F8B" w:rsidP="00D9103B">
      <w:pPr>
        <w:pStyle w:val="Title"/>
        <w:spacing w:before="0"/>
        <w:ind w:left="0" w:right="40"/>
        <w:rPr>
          <w:rFonts w:ascii="Times New Roman" w:hAnsi="Times New Roman" w:cs="Times New Roman"/>
          <w:sz w:val="22"/>
          <w:szCs w:val="22"/>
        </w:rPr>
      </w:pPr>
      <w:r w:rsidRPr="00707F8B">
        <w:rPr>
          <w:rFonts w:ascii="Times New Roman" w:hAnsi="Times New Roman" w:cs="Times New Roman"/>
          <w:sz w:val="22"/>
          <w:szCs w:val="22"/>
        </w:rPr>
        <w:t xml:space="preserve"> to the </w:t>
      </w:r>
    </w:p>
    <w:p w14:paraId="3F6397F1" w14:textId="77777777" w:rsidR="00707F8B" w:rsidRPr="00D9103B" w:rsidRDefault="00707F8B" w:rsidP="00D9103B">
      <w:pPr>
        <w:pStyle w:val="Title"/>
        <w:spacing w:before="0"/>
        <w:ind w:left="0" w:right="40"/>
        <w:rPr>
          <w:rFonts w:ascii="Times New Roman" w:hAnsi="Times New Roman" w:cs="Times New Roman"/>
          <w:sz w:val="22"/>
          <w:szCs w:val="22"/>
        </w:rPr>
      </w:pPr>
      <w:r w:rsidRPr="00D9103B">
        <w:rPr>
          <w:rFonts w:ascii="Times New Roman" w:hAnsi="Times New Roman" w:cs="Times New Roman"/>
          <w:sz w:val="22"/>
          <w:szCs w:val="22"/>
        </w:rPr>
        <w:t xml:space="preserve">Master Agreement for Professional Services </w:t>
      </w:r>
    </w:p>
    <w:p w14:paraId="7C36739A" w14:textId="01C360C2" w:rsidR="00707F8B" w:rsidRPr="00D9103B" w:rsidRDefault="00707F8B" w:rsidP="00D9103B">
      <w:pPr>
        <w:pStyle w:val="Title"/>
        <w:spacing w:before="0"/>
        <w:ind w:left="0" w:right="40"/>
        <w:rPr>
          <w:rFonts w:ascii="Times New Roman" w:hAnsi="Times New Roman" w:cs="Times New Roman"/>
          <w:sz w:val="22"/>
          <w:szCs w:val="22"/>
        </w:rPr>
      </w:pPr>
      <w:r w:rsidRPr="00D9103B">
        <w:rPr>
          <w:rFonts w:ascii="Times New Roman" w:hAnsi="Times New Roman" w:cs="Times New Roman"/>
          <w:sz w:val="22"/>
          <w:szCs w:val="22"/>
        </w:rPr>
        <w:t>(DWS Agreement No. ISC 03-R-010)</w:t>
      </w:r>
    </w:p>
    <w:p w14:paraId="446204A6" w14:textId="77777777" w:rsidR="00707F8B" w:rsidRPr="00707F8B" w:rsidRDefault="00707F8B" w:rsidP="00D9103B">
      <w:pPr>
        <w:rPr>
          <w:rFonts w:ascii="Times New Roman" w:hAnsi="Times New Roman" w:cs="Times New Roman"/>
        </w:rPr>
      </w:pPr>
    </w:p>
    <w:p w14:paraId="4FC859F1" w14:textId="304E9EEC" w:rsidR="009C0A89" w:rsidRPr="00D9103B" w:rsidRDefault="00707F8B" w:rsidP="00D9103B">
      <w:pPr>
        <w:jc w:val="both"/>
        <w:rPr>
          <w:rFonts w:ascii="Times New Roman" w:hAnsi="Times New Roman" w:cs="Times New Roman"/>
        </w:rPr>
      </w:pPr>
      <w:r w:rsidRPr="00D9103B">
        <w:rPr>
          <w:rFonts w:ascii="Times New Roman" w:hAnsi="Times New Roman" w:cs="Times New Roman"/>
        </w:rPr>
        <w:t xml:space="preserve">This Amendment No. </w:t>
      </w:r>
      <w:ins w:id="2" w:author="Sheridan, Jack" w:date="2026-08-26T13:04:00Z" w16du:dateUtc="2026-08-26T17:04:00Z">
        <w:r w:rsidR="00315E18">
          <w:rPr>
            <w:rFonts w:ascii="Times New Roman" w:hAnsi="Times New Roman" w:cs="Times New Roman"/>
          </w:rPr>
          <w:t>2</w:t>
        </w:r>
      </w:ins>
      <w:del w:id="3" w:author="Sheridan, Jack" w:date="2026-08-26T13:04:00Z" w16du:dateUtc="2026-08-26T17:04:00Z">
        <w:r w:rsidRPr="00D9103B" w:rsidDel="00315E18">
          <w:rPr>
            <w:rFonts w:ascii="Times New Roman" w:hAnsi="Times New Roman" w:cs="Times New Roman"/>
          </w:rPr>
          <w:delText>1</w:delText>
        </w:r>
      </w:del>
      <w:r w:rsidRPr="00D9103B">
        <w:rPr>
          <w:rFonts w:ascii="Times New Roman" w:hAnsi="Times New Roman" w:cs="Times New Roman"/>
        </w:rPr>
        <w:t xml:space="preserve"> (“</w:t>
      </w:r>
      <w:r w:rsidRPr="00D9103B">
        <w:rPr>
          <w:rFonts w:ascii="Times New Roman" w:hAnsi="Times New Roman" w:cs="Times New Roman"/>
          <w:b/>
          <w:bCs/>
        </w:rPr>
        <w:t>Amendment</w:t>
      </w:r>
      <w:r w:rsidRPr="00D9103B">
        <w:rPr>
          <w:rFonts w:ascii="Times New Roman" w:hAnsi="Times New Roman" w:cs="Times New Roman"/>
        </w:rPr>
        <w:t xml:space="preserve">”) is entered into as of </w:t>
      </w:r>
      <w:del w:id="4" w:author="Sheridan, Jack" w:date="2026-08-26T13:04:00Z" w16du:dateUtc="2026-08-26T17:04:00Z">
        <w:r w:rsidRPr="00D9103B" w:rsidDel="00315E18">
          <w:rPr>
            <w:rFonts w:ascii="Times New Roman" w:hAnsi="Times New Roman" w:cs="Times New Roman"/>
          </w:rPr>
          <w:delText xml:space="preserve">April </w:delText>
        </w:r>
      </w:del>
      <w:ins w:id="5" w:author="Sheridan, Jack" w:date="2026-08-26T13:04:00Z" w16du:dateUtc="2026-08-26T17:04:00Z">
        <w:r w:rsidR="00315E18">
          <w:rPr>
            <w:rFonts w:ascii="Times New Roman" w:hAnsi="Times New Roman" w:cs="Times New Roman"/>
          </w:rPr>
          <w:t>August 26</w:t>
        </w:r>
      </w:ins>
      <w:del w:id="6" w:author="Sheridan, Jack" w:date="2026-08-26T13:04:00Z" w16du:dateUtc="2026-08-26T17:04:00Z">
        <w:r w:rsidR="005163FB" w:rsidDel="00315E18">
          <w:rPr>
            <w:rFonts w:ascii="Times New Roman" w:hAnsi="Times New Roman" w:cs="Times New Roman"/>
          </w:rPr>
          <w:delText>15</w:delText>
        </w:r>
      </w:del>
      <w:r w:rsidRPr="00D9103B">
        <w:rPr>
          <w:rFonts w:ascii="Times New Roman" w:hAnsi="Times New Roman" w:cs="Times New Roman"/>
        </w:rPr>
        <w:t>, 2026</w:t>
      </w:r>
      <w:r w:rsidR="005163FB">
        <w:rPr>
          <w:rFonts w:ascii="Times New Roman" w:hAnsi="Times New Roman" w:cs="Times New Roman"/>
        </w:rPr>
        <w:t xml:space="preserve"> and made </w:t>
      </w:r>
      <w:r w:rsidR="005163FB" w:rsidRPr="002E4F1D">
        <w:rPr>
          <w:rFonts w:ascii="Times New Roman" w:hAnsi="Times New Roman" w:cs="Times New Roman"/>
          <w:rPrChange w:id="7" w:author="Meredith, Jonathan W." w:date="2026-04-27T09:55:00Z" w16du:dateUtc="2026-04-27T13:55:00Z">
            <w:rPr>
              <w:rFonts w:ascii="Times New Roman" w:hAnsi="Times New Roman" w:cs="Times New Roman"/>
              <w:highlight w:val="yellow"/>
            </w:rPr>
          </w:rPrChange>
        </w:rPr>
        <w:t xml:space="preserve">effective on </w:t>
      </w:r>
      <w:del w:id="8" w:author="Sheridan, Jack" w:date="2026-08-26T13:04:00Z" w16du:dateUtc="2026-08-26T17:04:00Z">
        <w:r w:rsidR="005163FB" w:rsidRPr="002E4F1D" w:rsidDel="00315E18">
          <w:rPr>
            <w:rFonts w:ascii="Times New Roman" w:hAnsi="Times New Roman" w:cs="Times New Roman"/>
            <w:rPrChange w:id="9" w:author="Meredith, Jonathan W." w:date="2026-04-27T09:55:00Z" w16du:dateUtc="2026-04-27T13:55:00Z">
              <w:rPr>
                <w:rFonts w:ascii="Times New Roman" w:hAnsi="Times New Roman" w:cs="Times New Roman"/>
                <w:highlight w:val="yellow"/>
              </w:rPr>
            </w:rPrChange>
          </w:rPr>
          <w:delText xml:space="preserve">April </w:delText>
        </w:r>
      </w:del>
      <w:ins w:id="10" w:author="Sheridan, Jack" w:date="2026-08-26T13:04:00Z" w16du:dateUtc="2026-08-26T17:04:00Z">
        <w:r w:rsidR="00315E18">
          <w:rPr>
            <w:rFonts w:ascii="Times New Roman" w:hAnsi="Times New Roman" w:cs="Times New Roman"/>
          </w:rPr>
          <w:t>September</w:t>
        </w:r>
        <w:r w:rsidR="00315E18" w:rsidRPr="002E4F1D">
          <w:rPr>
            <w:rFonts w:ascii="Times New Roman" w:hAnsi="Times New Roman" w:cs="Times New Roman"/>
            <w:rPrChange w:id="11" w:author="Meredith, Jonathan W." w:date="2026-04-27T09:55:00Z" w16du:dateUtc="2026-04-27T13:55:00Z">
              <w:rPr>
                <w:rFonts w:ascii="Times New Roman" w:hAnsi="Times New Roman" w:cs="Times New Roman"/>
                <w:highlight w:val="yellow"/>
              </w:rPr>
            </w:rPrChange>
          </w:rPr>
          <w:t xml:space="preserve"> </w:t>
        </w:r>
      </w:ins>
      <w:r w:rsidR="005163FB" w:rsidRPr="002E4F1D">
        <w:rPr>
          <w:rFonts w:ascii="Times New Roman" w:hAnsi="Times New Roman" w:cs="Times New Roman"/>
          <w:rPrChange w:id="12" w:author="Meredith, Jonathan W." w:date="2026-04-27T09:55:00Z" w16du:dateUtc="2026-04-27T13:55:00Z">
            <w:rPr>
              <w:rFonts w:ascii="Times New Roman" w:hAnsi="Times New Roman" w:cs="Times New Roman"/>
              <w:highlight w:val="yellow"/>
            </w:rPr>
          </w:rPrChange>
        </w:rPr>
        <w:t>1, 2026 (“</w:t>
      </w:r>
      <w:r w:rsidR="005163FB" w:rsidRPr="002E4F1D">
        <w:rPr>
          <w:rFonts w:ascii="Times New Roman" w:hAnsi="Times New Roman" w:cs="Times New Roman"/>
          <w:b/>
          <w:bCs/>
          <w:rPrChange w:id="13" w:author="Meredith, Jonathan W." w:date="2026-04-27T09:55:00Z" w16du:dateUtc="2026-04-27T13:55:00Z">
            <w:rPr>
              <w:rFonts w:ascii="Times New Roman" w:hAnsi="Times New Roman" w:cs="Times New Roman"/>
              <w:b/>
              <w:bCs/>
              <w:highlight w:val="yellow"/>
            </w:rPr>
          </w:rPrChange>
        </w:rPr>
        <w:t>Amendment Effective Date</w:t>
      </w:r>
      <w:r w:rsidR="005163FB" w:rsidRPr="002E4F1D">
        <w:rPr>
          <w:rFonts w:ascii="Times New Roman" w:hAnsi="Times New Roman" w:cs="Times New Roman"/>
          <w:rPrChange w:id="14" w:author="Meredith, Jonathan W." w:date="2026-04-27T09:55:00Z" w16du:dateUtc="2026-04-27T13:55:00Z">
            <w:rPr>
              <w:rFonts w:ascii="Times New Roman" w:hAnsi="Times New Roman" w:cs="Times New Roman"/>
              <w:highlight w:val="yellow"/>
            </w:rPr>
          </w:rPrChange>
        </w:rPr>
        <w:t>”)</w:t>
      </w:r>
      <w:r w:rsidRPr="00D9103B">
        <w:rPr>
          <w:rFonts w:ascii="Times New Roman" w:hAnsi="Times New Roman" w:cs="Times New Roman"/>
        </w:rPr>
        <w:t xml:space="preserve">, by and between </w:t>
      </w:r>
      <w:r w:rsidRPr="00D9103B">
        <w:rPr>
          <w:rFonts w:ascii="Times New Roman" w:hAnsi="Times New Roman" w:cs="Times New Roman"/>
          <w:b/>
          <w:bCs/>
        </w:rPr>
        <w:t xml:space="preserve">KMPG, LLP </w:t>
      </w:r>
      <w:r w:rsidRPr="00D9103B">
        <w:rPr>
          <w:rFonts w:ascii="Times New Roman" w:hAnsi="Times New Roman" w:cs="Times New Roman"/>
        </w:rPr>
        <w:t>(“</w:t>
      </w:r>
      <w:r w:rsidRPr="00D9103B">
        <w:rPr>
          <w:rFonts w:ascii="Times New Roman" w:hAnsi="Times New Roman" w:cs="Times New Roman"/>
          <w:b/>
          <w:bCs/>
        </w:rPr>
        <w:t>Consultant</w:t>
      </w:r>
      <w:r w:rsidRPr="00D9103B">
        <w:rPr>
          <w:rFonts w:ascii="Times New Roman" w:hAnsi="Times New Roman" w:cs="Times New Roman"/>
        </w:rPr>
        <w:t xml:space="preserve">”) and </w:t>
      </w:r>
      <w:r w:rsidRPr="00D9103B">
        <w:rPr>
          <w:rFonts w:ascii="Times New Roman" w:hAnsi="Times New Roman" w:cs="Times New Roman"/>
          <w:b/>
          <w:bCs/>
        </w:rPr>
        <w:t xml:space="preserve">Disney Financial Services, Co., LLC </w:t>
      </w:r>
      <w:r w:rsidRPr="00D9103B">
        <w:rPr>
          <w:rFonts w:ascii="Times New Roman" w:hAnsi="Times New Roman" w:cs="Times New Roman"/>
        </w:rPr>
        <w:t>(“</w:t>
      </w:r>
      <w:r w:rsidRPr="00D9103B">
        <w:rPr>
          <w:rFonts w:ascii="Times New Roman" w:hAnsi="Times New Roman" w:cs="Times New Roman"/>
          <w:b/>
          <w:bCs/>
        </w:rPr>
        <w:t>Client</w:t>
      </w:r>
      <w:r w:rsidRPr="00D9103B">
        <w:rPr>
          <w:rFonts w:ascii="Times New Roman" w:hAnsi="Times New Roman" w:cs="Times New Roman"/>
        </w:rPr>
        <w:t>” or “</w:t>
      </w:r>
      <w:r w:rsidRPr="00D9103B">
        <w:rPr>
          <w:rFonts w:ascii="Times New Roman" w:hAnsi="Times New Roman" w:cs="Times New Roman"/>
          <w:b/>
          <w:bCs/>
        </w:rPr>
        <w:t>DFSC</w:t>
      </w:r>
      <w:r w:rsidRPr="00D9103B">
        <w:rPr>
          <w:rFonts w:ascii="Times New Roman" w:hAnsi="Times New Roman" w:cs="Times New Roman"/>
        </w:rPr>
        <w:t>”), and is made pursuant to Statement of Work No. 159, with an Effective Date of November 11, 2025 (“</w:t>
      </w:r>
      <w:r w:rsidRPr="00D9103B">
        <w:rPr>
          <w:rFonts w:ascii="Times New Roman" w:hAnsi="Times New Roman" w:cs="Times New Roman"/>
          <w:b/>
          <w:bCs/>
        </w:rPr>
        <w:t>Statement of Work</w:t>
      </w:r>
      <w:r w:rsidRPr="00D9103B">
        <w:rPr>
          <w:rFonts w:ascii="Times New Roman" w:hAnsi="Times New Roman" w:cs="Times New Roman"/>
        </w:rPr>
        <w:t>”), by and between Consultant and DFSC, and is made pursuant to the terms of that certain Master Agreement for Professional Services, entered into as of April 2, 2003, as amended on February 1, 2007, February 6, 2012, January13, 2017, and June 7, 2023, by and between Disney Worldwide Services, Inc. ("</w:t>
      </w:r>
      <w:r w:rsidRPr="00D9103B">
        <w:rPr>
          <w:rFonts w:ascii="Times New Roman" w:hAnsi="Times New Roman" w:cs="Times New Roman"/>
          <w:b/>
          <w:bCs/>
        </w:rPr>
        <w:t>DWS</w:t>
      </w:r>
      <w:r w:rsidRPr="00D9103B">
        <w:rPr>
          <w:rFonts w:ascii="Times New Roman" w:hAnsi="Times New Roman" w:cs="Times New Roman"/>
        </w:rPr>
        <w:t>") and Consultant "</w:t>
      </w:r>
      <w:r w:rsidRPr="00D9103B">
        <w:rPr>
          <w:rFonts w:ascii="Times New Roman" w:hAnsi="Times New Roman" w:cs="Times New Roman"/>
          <w:b/>
          <w:bCs/>
        </w:rPr>
        <w:t>Agreement</w:t>
      </w:r>
      <w:r w:rsidRPr="00D9103B">
        <w:rPr>
          <w:rFonts w:ascii="Times New Roman" w:hAnsi="Times New Roman" w:cs="Times New Roman"/>
        </w:rPr>
        <w:t>").</w:t>
      </w:r>
    </w:p>
    <w:p w14:paraId="542F4EC9" w14:textId="2BAF8B50" w:rsidR="009C0A89" w:rsidRPr="00D9103B" w:rsidRDefault="009C0A89" w:rsidP="00D9103B">
      <w:pPr>
        <w:pStyle w:val="BodyText"/>
        <w:ind w:right="48"/>
        <w:rPr>
          <w:rFonts w:ascii="Times New Roman" w:hAnsi="Times New Roman" w:cs="Times New Roman"/>
          <w:sz w:val="22"/>
          <w:szCs w:val="22"/>
        </w:rPr>
      </w:pPr>
    </w:p>
    <w:p w14:paraId="35EE65DD" w14:textId="54C5CEED" w:rsidR="009C0A89" w:rsidRDefault="00707F8B" w:rsidP="00D9103B">
      <w:pPr>
        <w:pStyle w:val="BodyText"/>
        <w:numPr>
          <w:ilvl w:val="0"/>
          <w:numId w:val="4"/>
        </w:numPr>
        <w:ind w:left="0" w:right="40" w:firstLine="0"/>
        <w:rPr>
          <w:rFonts w:ascii="Times New Roman" w:hAnsi="Times New Roman" w:cs="Times New Roman"/>
          <w:sz w:val="22"/>
          <w:szCs w:val="22"/>
        </w:rPr>
      </w:pPr>
      <w:r w:rsidRPr="00D9103B">
        <w:rPr>
          <w:rFonts w:ascii="Times New Roman" w:hAnsi="Times New Roman" w:cs="Times New Roman"/>
          <w:sz w:val="22"/>
          <w:szCs w:val="22"/>
        </w:rPr>
        <w:t>Section II (</w:t>
      </w:r>
      <w:r w:rsidR="00C53CDC" w:rsidRPr="00D9103B">
        <w:rPr>
          <w:rFonts w:ascii="Times New Roman" w:hAnsi="Times New Roman" w:cs="Times New Roman"/>
          <w:sz w:val="22"/>
          <w:szCs w:val="22"/>
        </w:rPr>
        <w:t xml:space="preserve">Scope </w:t>
      </w:r>
      <w:r w:rsidR="00C53CDC">
        <w:rPr>
          <w:rFonts w:ascii="Times New Roman" w:hAnsi="Times New Roman" w:cs="Times New Roman"/>
          <w:sz w:val="22"/>
          <w:szCs w:val="22"/>
        </w:rPr>
        <w:t>O</w:t>
      </w:r>
      <w:r w:rsidR="00C53CDC" w:rsidRPr="00D9103B">
        <w:rPr>
          <w:rFonts w:ascii="Times New Roman" w:hAnsi="Times New Roman" w:cs="Times New Roman"/>
          <w:sz w:val="22"/>
          <w:szCs w:val="22"/>
        </w:rPr>
        <w:t>f Work</w:t>
      </w:r>
      <w:r w:rsidRPr="00D9103B">
        <w:rPr>
          <w:rFonts w:ascii="Times New Roman" w:hAnsi="Times New Roman" w:cs="Times New Roman"/>
          <w:sz w:val="22"/>
          <w:szCs w:val="22"/>
        </w:rPr>
        <w:t>)</w:t>
      </w:r>
      <w:r w:rsidR="00265101" w:rsidRPr="00D9103B">
        <w:rPr>
          <w:rFonts w:ascii="Times New Roman" w:hAnsi="Times New Roman" w:cs="Times New Roman"/>
          <w:sz w:val="22"/>
          <w:szCs w:val="22"/>
        </w:rPr>
        <w:t xml:space="preserve"> is hereby modified </w:t>
      </w:r>
      <w:r w:rsidR="00C53CDC">
        <w:rPr>
          <w:rFonts w:ascii="Times New Roman" w:hAnsi="Times New Roman" w:cs="Times New Roman"/>
          <w:sz w:val="22"/>
          <w:szCs w:val="22"/>
        </w:rPr>
        <w:t>as follows</w:t>
      </w:r>
      <w:r w:rsidR="00265101" w:rsidRPr="00D9103B">
        <w:rPr>
          <w:rFonts w:ascii="Times New Roman" w:hAnsi="Times New Roman" w:cs="Times New Roman"/>
          <w:sz w:val="22"/>
          <w:szCs w:val="22"/>
        </w:rPr>
        <w:t>:</w:t>
      </w:r>
    </w:p>
    <w:p w14:paraId="39ED55A4" w14:textId="77777777" w:rsidR="005163FB" w:rsidRPr="005163FB" w:rsidRDefault="005163FB" w:rsidP="005163FB">
      <w:pPr>
        <w:tabs>
          <w:tab w:val="left" w:pos="1180"/>
        </w:tabs>
        <w:ind w:left="1178" w:right="115"/>
        <w:rPr>
          <w:rFonts w:ascii="Times New Roman" w:hAnsi="Times New Roman" w:cs="Times New Roman"/>
        </w:rPr>
      </w:pPr>
    </w:p>
    <w:p w14:paraId="7A902F07" w14:textId="40FF3988" w:rsidR="005163FB" w:rsidRDefault="005163FB" w:rsidP="005163FB">
      <w:pPr>
        <w:pStyle w:val="ListParagraph"/>
        <w:numPr>
          <w:ilvl w:val="0"/>
          <w:numId w:val="3"/>
        </w:numPr>
        <w:ind w:left="1440" w:right="115" w:hanging="720"/>
        <w:rPr>
          <w:rFonts w:ascii="Times New Roman" w:hAnsi="Times New Roman" w:cs="Times New Roman"/>
        </w:rPr>
      </w:pPr>
      <w:r>
        <w:rPr>
          <w:rFonts w:ascii="Times New Roman" w:hAnsi="Times New Roman" w:cs="Times New Roman"/>
        </w:rPr>
        <w:t>The following new Section is inserted with the remaining sections renumbered accordingly:</w:t>
      </w:r>
    </w:p>
    <w:p w14:paraId="0C940A0E" w14:textId="77777777" w:rsidR="005163FB" w:rsidRDefault="005163FB" w:rsidP="005163FB">
      <w:pPr>
        <w:tabs>
          <w:tab w:val="left" w:pos="1180"/>
        </w:tabs>
        <w:ind w:left="1178" w:right="115"/>
        <w:rPr>
          <w:rFonts w:ascii="Times New Roman" w:hAnsi="Times New Roman" w:cs="Times New Roman"/>
        </w:rPr>
      </w:pPr>
    </w:p>
    <w:p w14:paraId="63048D79" w14:textId="726CAFCA" w:rsidR="009B39B1" w:rsidRPr="00C53CDC" w:rsidDel="00BC334F" w:rsidRDefault="009B39B1" w:rsidP="00BC334F">
      <w:pPr>
        <w:ind w:left="1440"/>
        <w:rPr>
          <w:del w:id="15" w:author="Sheridan, Jack" w:date="2026-08-26T13:21:00Z" w16du:dateUtc="2026-08-26T17:21:00Z"/>
          <w:rFonts w:ascii="Times New Roman" w:hAnsi="Times New Roman" w:cs="Times New Roman"/>
        </w:rPr>
      </w:pPr>
      <w:r>
        <w:rPr>
          <w:rFonts w:ascii="Times New Roman" w:hAnsi="Times New Roman" w:cs="Times New Roman"/>
        </w:rPr>
        <w:t>“</w:t>
      </w:r>
      <w:ins w:id="16" w:author="Sheridan, Jack" w:date="2026-08-26T13:20:00Z" w16du:dateUtc="2026-08-26T17:20:00Z">
        <w:r w:rsidR="00C02B5E">
          <w:rPr>
            <w:rFonts w:ascii="Times New Roman" w:hAnsi="Times New Roman" w:cs="Times New Roman"/>
          </w:rPr>
          <w:t>F</w:t>
        </w:r>
      </w:ins>
      <w:del w:id="17" w:author="Sheridan, Jack" w:date="2026-08-26T13:20:00Z" w16du:dateUtc="2026-08-26T17:20:00Z">
        <w:r w:rsidDel="00C02B5E">
          <w:rPr>
            <w:rFonts w:ascii="Times New Roman" w:hAnsi="Times New Roman" w:cs="Times New Roman"/>
          </w:rPr>
          <w:delText>D</w:delText>
        </w:r>
      </w:del>
      <w:r>
        <w:rPr>
          <w:rFonts w:ascii="Times New Roman" w:hAnsi="Times New Roman" w:cs="Times New Roman"/>
        </w:rPr>
        <w:t>.</w:t>
      </w:r>
      <w:r>
        <w:rPr>
          <w:rFonts w:ascii="Times New Roman" w:hAnsi="Times New Roman" w:cs="Times New Roman"/>
        </w:rPr>
        <w:tab/>
      </w:r>
      <w:ins w:id="18" w:author="Sheridan, Jack" w:date="2026-08-26T13:20:00Z" w16du:dateUtc="2026-08-26T17:20:00Z">
        <w:r w:rsidR="00C02B5E">
          <w:rPr>
            <w:rFonts w:ascii="Times New Roman" w:hAnsi="Times New Roman" w:cs="Times New Roman"/>
          </w:rPr>
          <w:t>Consultant will deliver</w:t>
        </w:r>
        <w:r w:rsidR="00BC334F">
          <w:rPr>
            <w:rFonts w:ascii="Times New Roman" w:hAnsi="Times New Roman" w:cs="Times New Roman"/>
          </w:rPr>
          <w:t xml:space="preserve"> a</w:t>
        </w:r>
      </w:ins>
      <w:ins w:id="19" w:author="Sheridan, Jack" w:date="2026-08-26T13:21:00Z" w16du:dateUtc="2026-08-26T17:21:00Z">
        <w:r w:rsidR="00BC334F">
          <w:rPr>
            <w:rFonts w:ascii="Times New Roman" w:hAnsi="Times New Roman" w:cs="Times New Roman"/>
          </w:rPr>
          <w:t>n on-site training program for up to twenty (20) DFSC Tax Data Management and Innovation (“</w:t>
        </w:r>
        <w:r w:rsidR="00BC334F" w:rsidRPr="00BC334F">
          <w:rPr>
            <w:rFonts w:ascii="Times New Roman" w:hAnsi="Times New Roman" w:cs="Times New Roman"/>
            <w:b/>
            <w:bCs/>
            <w:rPrChange w:id="20" w:author="Sheridan, Jack" w:date="2026-08-26T13:21:00Z" w16du:dateUtc="2026-08-26T17:21:00Z">
              <w:rPr>
                <w:rFonts w:ascii="Times New Roman" w:hAnsi="Times New Roman" w:cs="Times New Roman"/>
              </w:rPr>
            </w:rPrChange>
          </w:rPr>
          <w:t>TDMI</w:t>
        </w:r>
        <w:r w:rsidR="00BC334F">
          <w:rPr>
            <w:rFonts w:ascii="Times New Roman" w:hAnsi="Times New Roman" w:cs="Times New Roman"/>
          </w:rPr>
          <w:t>”) personnel (“</w:t>
        </w:r>
        <w:r w:rsidR="00BC334F" w:rsidRPr="00BC334F">
          <w:rPr>
            <w:rFonts w:ascii="Times New Roman" w:hAnsi="Times New Roman" w:cs="Times New Roman"/>
            <w:b/>
            <w:bCs/>
            <w:rPrChange w:id="21" w:author="Sheridan, Jack" w:date="2026-08-26T13:21:00Z" w16du:dateUtc="2026-08-26T17:21:00Z">
              <w:rPr>
                <w:rFonts w:ascii="Times New Roman" w:hAnsi="Times New Roman" w:cs="Times New Roman"/>
              </w:rPr>
            </w:rPrChange>
          </w:rPr>
          <w:t>Training</w:t>
        </w:r>
        <w:r w:rsidR="00BC334F">
          <w:rPr>
            <w:rFonts w:ascii="Times New Roman" w:hAnsi="Times New Roman" w:cs="Times New Roman"/>
          </w:rPr>
          <w:t>”)</w:t>
        </w:r>
      </w:ins>
      <w:del w:id="22" w:author="Sheridan, Jack" w:date="2026-08-26T13:21:00Z" w16du:dateUtc="2026-08-26T17:21:00Z">
        <w:r w:rsidRPr="00C53CDC" w:rsidDel="00BC334F">
          <w:rPr>
            <w:rFonts w:ascii="Times New Roman" w:hAnsi="Times New Roman" w:cs="Times New Roman"/>
          </w:rPr>
          <w:delText>Based</w:delText>
        </w:r>
        <w:r w:rsidRPr="00C53CDC" w:rsidDel="00BC334F">
          <w:rPr>
            <w:rFonts w:ascii="Times New Roman" w:hAnsi="Times New Roman" w:cs="Times New Roman"/>
            <w:spacing w:val="-5"/>
          </w:rPr>
          <w:delText xml:space="preserve"> </w:delText>
        </w:r>
        <w:r w:rsidRPr="00C53CDC" w:rsidDel="00BC334F">
          <w:rPr>
            <w:rFonts w:ascii="Times New Roman" w:hAnsi="Times New Roman" w:cs="Times New Roman"/>
          </w:rPr>
          <w:delText>on</w:delText>
        </w:r>
        <w:r w:rsidRPr="00C53CDC" w:rsidDel="00BC334F">
          <w:rPr>
            <w:rFonts w:ascii="Times New Roman" w:hAnsi="Times New Roman" w:cs="Times New Roman"/>
            <w:spacing w:val="-6"/>
          </w:rPr>
          <w:delText xml:space="preserve"> </w:delText>
        </w:r>
        <w:r w:rsidRPr="00C53CDC" w:rsidDel="00BC334F">
          <w:rPr>
            <w:rFonts w:ascii="Times New Roman" w:hAnsi="Times New Roman" w:cs="Times New Roman"/>
          </w:rPr>
          <w:delText>the</w:delText>
        </w:r>
        <w:r w:rsidRPr="00C53CDC" w:rsidDel="00BC334F">
          <w:rPr>
            <w:rFonts w:ascii="Times New Roman" w:hAnsi="Times New Roman" w:cs="Times New Roman"/>
            <w:spacing w:val="-6"/>
          </w:rPr>
          <w:delText xml:space="preserve"> </w:delText>
        </w:r>
        <w:r w:rsidRPr="00C53CDC" w:rsidDel="00BC334F">
          <w:rPr>
            <w:rFonts w:ascii="Times New Roman" w:hAnsi="Times New Roman" w:cs="Times New Roman"/>
          </w:rPr>
          <w:delText>Functional</w:delText>
        </w:r>
        <w:r w:rsidRPr="00C53CDC" w:rsidDel="00BC334F">
          <w:rPr>
            <w:rFonts w:ascii="Times New Roman" w:hAnsi="Times New Roman" w:cs="Times New Roman"/>
            <w:spacing w:val="-7"/>
          </w:rPr>
          <w:delText xml:space="preserve"> </w:delText>
        </w:r>
        <w:r w:rsidRPr="00C53CDC" w:rsidDel="00BC334F">
          <w:rPr>
            <w:rFonts w:ascii="Times New Roman" w:hAnsi="Times New Roman" w:cs="Times New Roman"/>
          </w:rPr>
          <w:delText>and</w:delText>
        </w:r>
        <w:r w:rsidRPr="00C53CDC" w:rsidDel="00BC334F">
          <w:rPr>
            <w:rFonts w:ascii="Times New Roman" w:hAnsi="Times New Roman" w:cs="Times New Roman"/>
            <w:spacing w:val="-7"/>
          </w:rPr>
          <w:delText xml:space="preserve"> </w:delText>
        </w:r>
        <w:r w:rsidRPr="00C53CDC" w:rsidDel="00BC334F">
          <w:rPr>
            <w:rFonts w:ascii="Times New Roman" w:hAnsi="Times New Roman" w:cs="Times New Roman"/>
          </w:rPr>
          <w:delText>Technical</w:delText>
        </w:r>
        <w:r w:rsidRPr="00C53CDC" w:rsidDel="00BC334F">
          <w:rPr>
            <w:rFonts w:ascii="Times New Roman" w:hAnsi="Times New Roman" w:cs="Times New Roman"/>
            <w:spacing w:val="-5"/>
          </w:rPr>
          <w:delText xml:space="preserve"> </w:delText>
        </w:r>
        <w:r w:rsidRPr="00C53CDC" w:rsidDel="00BC334F">
          <w:rPr>
            <w:rFonts w:ascii="Times New Roman" w:hAnsi="Times New Roman" w:cs="Times New Roman"/>
          </w:rPr>
          <w:delText>Design</w:delText>
        </w:r>
        <w:r w:rsidRPr="00C53CDC" w:rsidDel="00BC334F">
          <w:rPr>
            <w:rFonts w:ascii="Times New Roman" w:hAnsi="Times New Roman" w:cs="Times New Roman"/>
            <w:spacing w:val="-6"/>
          </w:rPr>
          <w:delText xml:space="preserve"> </w:delText>
        </w:r>
        <w:r w:rsidRPr="00C53CDC" w:rsidDel="00BC334F">
          <w:rPr>
            <w:rFonts w:ascii="Times New Roman" w:hAnsi="Times New Roman" w:cs="Times New Roman"/>
          </w:rPr>
          <w:delText>Documents,</w:delText>
        </w:r>
        <w:r w:rsidRPr="00C53CDC" w:rsidDel="00BC334F">
          <w:rPr>
            <w:rFonts w:ascii="Times New Roman" w:hAnsi="Times New Roman" w:cs="Times New Roman"/>
            <w:spacing w:val="-6"/>
          </w:rPr>
          <w:delText xml:space="preserve"> </w:delText>
        </w:r>
        <w:r w:rsidRPr="00C53CDC" w:rsidDel="00BC334F">
          <w:rPr>
            <w:rFonts w:ascii="Times New Roman" w:hAnsi="Times New Roman" w:cs="Times New Roman"/>
          </w:rPr>
          <w:delText>configure</w:delText>
        </w:r>
        <w:r w:rsidRPr="00C53CDC" w:rsidDel="00BC334F">
          <w:rPr>
            <w:rFonts w:ascii="Times New Roman" w:hAnsi="Times New Roman" w:cs="Times New Roman"/>
            <w:spacing w:val="-4"/>
          </w:rPr>
          <w:delText xml:space="preserve"> </w:delText>
        </w:r>
        <w:r w:rsidRPr="00C53CDC" w:rsidDel="00BC334F">
          <w:rPr>
            <w:rFonts w:ascii="Times New Roman" w:hAnsi="Times New Roman" w:cs="Times New Roman"/>
          </w:rPr>
          <w:delText>up</w:delText>
        </w:r>
        <w:r w:rsidRPr="00C53CDC" w:rsidDel="00BC334F">
          <w:rPr>
            <w:rFonts w:ascii="Times New Roman" w:hAnsi="Times New Roman" w:cs="Times New Roman"/>
            <w:spacing w:val="-7"/>
          </w:rPr>
          <w:delText xml:space="preserve"> </w:delText>
        </w:r>
        <w:r w:rsidRPr="00C53CDC" w:rsidDel="00BC334F">
          <w:rPr>
            <w:rFonts w:ascii="Times New Roman" w:hAnsi="Times New Roman" w:cs="Times New Roman"/>
          </w:rPr>
          <w:delText>to</w:delText>
        </w:r>
        <w:r w:rsidRPr="00C53CDC" w:rsidDel="00BC334F">
          <w:rPr>
            <w:rFonts w:ascii="Times New Roman" w:hAnsi="Times New Roman" w:cs="Times New Roman"/>
            <w:spacing w:val="-4"/>
          </w:rPr>
          <w:delText xml:space="preserve"> </w:delText>
        </w:r>
        <w:r w:rsidDel="00BC334F">
          <w:rPr>
            <w:rFonts w:ascii="Times New Roman" w:hAnsi="Times New Roman" w:cs="Times New Roman"/>
            <w:spacing w:val="-4"/>
          </w:rPr>
          <w:delText>four (4)</w:delText>
        </w:r>
      </w:del>
    </w:p>
    <w:p w14:paraId="40B44428" w14:textId="05AF22B7" w:rsidR="009B39B1" w:rsidRPr="00D9103B" w:rsidRDefault="009B39B1">
      <w:pPr>
        <w:ind w:left="1440"/>
        <w:rPr>
          <w:rFonts w:ascii="Times New Roman" w:hAnsi="Times New Roman" w:cs="Times New Roman"/>
        </w:rPr>
        <w:pPrChange w:id="23" w:author="Sheridan, Jack" w:date="2026-08-26T13:21:00Z" w16du:dateUtc="2026-08-26T17:21:00Z">
          <w:pPr>
            <w:pStyle w:val="BodyText"/>
            <w:ind w:left="2160"/>
          </w:pPr>
        </w:pPrChange>
      </w:pPr>
      <w:del w:id="24" w:author="Sheridan, Jack" w:date="2026-08-26T13:21:00Z" w16du:dateUtc="2026-08-26T17:21:00Z">
        <w:r w:rsidRPr="00D9103B" w:rsidDel="00BC334F">
          <w:rPr>
            <w:rFonts w:ascii="Times New Roman" w:hAnsi="Times New Roman" w:cs="Times New Roman"/>
          </w:rPr>
          <w:delText>Gen</w:delText>
        </w:r>
        <w:r w:rsidRPr="00D9103B" w:rsidDel="00BC334F">
          <w:rPr>
            <w:rFonts w:ascii="Times New Roman" w:hAnsi="Times New Roman" w:cs="Times New Roman"/>
            <w:spacing w:val="-2"/>
          </w:rPr>
          <w:delText xml:space="preserve"> </w:delText>
        </w:r>
        <w:r w:rsidRPr="00D9103B" w:rsidDel="00BC334F">
          <w:rPr>
            <w:rFonts w:ascii="Times New Roman" w:hAnsi="Times New Roman" w:cs="Times New Roman"/>
          </w:rPr>
          <w:delText>AI</w:delText>
        </w:r>
        <w:r w:rsidRPr="00D9103B" w:rsidDel="00BC334F">
          <w:rPr>
            <w:rFonts w:ascii="Times New Roman" w:hAnsi="Times New Roman" w:cs="Times New Roman"/>
            <w:spacing w:val="-2"/>
          </w:rPr>
          <w:delText xml:space="preserve"> </w:delText>
        </w:r>
        <w:r w:rsidRPr="00D9103B" w:rsidDel="00BC334F">
          <w:rPr>
            <w:rFonts w:ascii="Times New Roman" w:hAnsi="Times New Roman" w:cs="Times New Roman"/>
          </w:rPr>
          <w:delText>Agents</w:delText>
        </w:r>
        <w:r w:rsidRPr="00D9103B" w:rsidDel="00BC334F">
          <w:rPr>
            <w:rFonts w:ascii="Times New Roman" w:hAnsi="Times New Roman" w:cs="Times New Roman"/>
            <w:spacing w:val="-3"/>
          </w:rPr>
          <w:delText xml:space="preserve"> </w:delText>
        </w:r>
        <w:r w:rsidRPr="00D9103B" w:rsidDel="00BC334F">
          <w:rPr>
            <w:rFonts w:ascii="Times New Roman" w:hAnsi="Times New Roman" w:cs="Times New Roman"/>
          </w:rPr>
          <w:delText>within</w:delText>
        </w:r>
        <w:r w:rsidRPr="00D9103B" w:rsidDel="00BC334F">
          <w:rPr>
            <w:rFonts w:ascii="Times New Roman" w:hAnsi="Times New Roman" w:cs="Times New Roman"/>
            <w:spacing w:val="-4"/>
          </w:rPr>
          <w:delText xml:space="preserve"> </w:delText>
        </w:r>
        <w:r w:rsidRPr="00D9103B" w:rsidDel="00BC334F">
          <w:rPr>
            <w:rFonts w:ascii="Times New Roman" w:hAnsi="Times New Roman" w:cs="Times New Roman"/>
          </w:rPr>
          <w:delText>Disney’s</w:delText>
        </w:r>
        <w:r w:rsidRPr="00D9103B" w:rsidDel="00BC334F">
          <w:rPr>
            <w:rFonts w:ascii="Times New Roman" w:hAnsi="Times New Roman" w:cs="Times New Roman"/>
            <w:spacing w:val="-3"/>
          </w:rPr>
          <w:delText xml:space="preserve"> </w:delText>
        </w:r>
        <w:r w:rsidRPr="00D9103B" w:rsidDel="00BC334F">
          <w:rPr>
            <w:rFonts w:ascii="Times New Roman" w:hAnsi="Times New Roman" w:cs="Times New Roman"/>
          </w:rPr>
          <w:delText>Copilot</w:delText>
        </w:r>
        <w:r w:rsidRPr="00D9103B" w:rsidDel="00BC334F">
          <w:rPr>
            <w:rFonts w:ascii="Times New Roman" w:hAnsi="Times New Roman" w:cs="Times New Roman"/>
            <w:spacing w:val="-4"/>
          </w:rPr>
          <w:delText xml:space="preserve"> </w:delText>
        </w:r>
        <w:r w:rsidRPr="00D9103B" w:rsidDel="00BC334F">
          <w:rPr>
            <w:rFonts w:ascii="Times New Roman" w:hAnsi="Times New Roman" w:cs="Times New Roman"/>
          </w:rPr>
          <w:delText>ecosystems</w:delText>
        </w:r>
        <w:r w:rsidDel="00BC334F">
          <w:rPr>
            <w:rFonts w:ascii="Times New Roman" w:hAnsi="Times New Roman" w:cs="Times New Roman"/>
          </w:rPr>
          <w:delText>,</w:delText>
        </w:r>
      </w:del>
      <w:r>
        <w:rPr>
          <w:rFonts w:ascii="Times New Roman" w:hAnsi="Times New Roman" w:cs="Times New Roman"/>
        </w:rPr>
        <w:t xml:space="preserve"> including the </w:t>
      </w:r>
      <w:r w:rsidRPr="00D9103B">
        <w:rPr>
          <w:rFonts w:ascii="Times New Roman" w:hAnsi="Times New Roman" w:cs="Times New Roman"/>
          <w:spacing w:val="-2"/>
        </w:rPr>
        <w:t>follow</w:t>
      </w:r>
      <w:r>
        <w:rPr>
          <w:rFonts w:ascii="Times New Roman" w:hAnsi="Times New Roman" w:cs="Times New Roman"/>
          <w:spacing w:val="-2"/>
        </w:rPr>
        <w:t>ing</w:t>
      </w:r>
      <w:r w:rsidRPr="00D9103B">
        <w:rPr>
          <w:rFonts w:ascii="Times New Roman" w:hAnsi="Times New Roman" w:cs="Times New Roman"/>
          <w:spacing w:val="-2"/>
        </w:rPr>
        <w:t>:</w:t>
      </w:r>
    </w:p>
    <w:p w14:paraId="2E2331FC" w14:textId="2A486304" w:rsidR="007859B3" w:rsidRDefault="00453AE7" w:rsidP="009B39B1">
      <w:pPr>
        <w:pStyle w:val="ListParagraph"/>
        <w:numPr>
          <w:ilvl w:val="1"/>
          <w:numId w:val="3"/>
        </w:numPr>
        <w:ind w:left="2970" w:hanging="810"/>
        <w:rPr>
          <w:ins w:id="25" w:author="Sheridan, Jack" w:date="2026-08-26T13:23:00Z" w16du:dateUtc="2026-08-26T17:23:00Z"/>
          <w:rFonts w:ascii="Times New Roman" w:hAnsi="Times New Roman" w:cs="Times New Roman"/>
        </w:rPr>
      </w:pPr>
      <w:ins w:id="26" w:author="Sheridan, Jack" w:date="2026-08-26T13:22:00Z" w16du:dateUtc="2026-08-26T17:22:00Z">
        <w:r w:rsidRPr="00453AE7">
          <w:rPr>
            <w:rFonts w:ascii="Times New Roman" w:hAnsi="Times New Roman" w:cs="Times New Roman"/>
          </w:rPr>
          <w:t>Instructor-led sessions covering Microsoft Fabric architecture, data engineering, and deployment practices.</w:t>
        </w:r>
      </w:ins>
    </w:p>
    <w:p w14:paraId="438239AF" w14:textId="63041193" w:rsidR="009B39B1" w:rsidRPr="00453AE7" w:rsidDel="00453AE7" w:rsidRDefault="009B39B1" w:rsidP="009B39B1">
      <w:pPr>
        <w:pStyle w:val="ListParagraph"/>
        <w:numPr>
          <w:ilvl w:val="1"/>
          <w:numId w:val="3"/>
        </w:numPr>
        <w:ind w:left="2970" w:hanging="810"/>
        <w:rPr>
          <w:del w:id="27" w:author="Sheridan, Jack" w:date="2026-08-26T13:22:00Z" w16du:dateUtc="2026-08-26T17:22:00Z"/>
          <w:rFonts w:ascii="Times New Roman" w:hAnsi="Times New Roman" w:cs="Times New Roman"/>
          <w:rPrChange w:id="28" w:author="Sheridan, Jack" w:date="2026-08-26T13:22:00Z" w16du:dateUtc="2026-08-26T17:22:00Z">
            <w:rPr>
              <w:del w:id="29" w:author="Sheridan, Jack" w:date="2026-08-26T13:22:00Z" w16du:dateUtc="2026-08-26T17:22:00Z"/>
              <w:rFonts w:ascii="Times New Roman" w:hAnsi="Times New Roman" w:cs="Times New Roman"/>
              <w:spacing w:val="-3"/>
            </w:rPr>
          </w:rPrChange>
        </w:rPr>
      </w:pPr>
      <w:del w:id="30" w:author="Sheridan, Jack" w:date="2026-08-26T13:22:00Z" w16du:dateUtc="2026-08-26T17:22:00Z">
        <w:r w:rsidRPr="00D9103B" w:rsidDel="00453AE7">
          <w:rPr>
            <w:rFonts w:ascii="Times New Roman" w:hAnsi="Times New Roman" w:cs="Times New Roman"/>
          </w:rPr>
          <w:delText>To</w:delText>
        </w:r>
        <w:r w:rsidRPr="00D9103B" w:rsidDel="00453AE7">
          <w:rPr>
            <w:rFonts w:ascii="Times New Roman" w:hAnsi="Times New Roman" w:cs="Times New Roman"/>
            <w:spacing w:val="-6"/>
          </w:rPr>
          <w:delText xml:space="preserve"> </w:delText>
        </w:r>
        <w:r w:rsidRPr="00D9103B" w:rsidDel="00453AE7">
          <w:rPr>
            <w:rFonts w:ascii="Times New Roman" w:hAnsi="Times New Roman" w:cs="Times New Roman"/>
          </w:rPr>
          <w:delText>be</w:delText>
        </w:r>
        <w:r w:rsidRPr="00D9103B" w:rsidDel="00453AE7">
          <w:rPr>
            <w:rFonts w:ascii="Times New Roman" w:hAnsi="Times New Roman" w:cs="Times New Roman"/>
            <w:spacing w:val="-5"/>
          </w:rPr>
          <w:delText xml:space="preserve"> </w:delText>
        </w:r>
        <w:r w:rsidRPr="00D9103B" w:rsidDel="00453AE7">
          <w:rPr>
            <w:rFonts w:ascii="Times New Roman" w:hAnsi="Times New Roman" w:cs="Times New Roman"/>
          </w:rPr>
          <w:delText>agreed</w:delText>
        </w:r>
        <w:r w:rsidRPr="00D9103B" w:rsidDel="00453AE7">
          <w:rPr>
            <w:rFonts w:ascii="Times New Roman" w:hAnsi="Times New Roman" w:cs="Times New Roman"/>
            <w:spacing w:val="-6"/>
          </w:rPr>
          <w:delText xml:space="preserve"> </w:delText>
        </w:r>
        <w:r w:rsidRPr="00D9103B" w:rsidDel="00453AE7">
          <w:rPr>
            <w:rFonts w:ascii="Times New Roman" w:hAnsi="Times New Roman" w:cs="Times New Roman"/>
          </w:rPr>
          <w:delText>with</w:delText>
        </w:r>
        <w:r w:rsidRPr="00D9103B" w:rsidDel="00453AE7">
          <w:rPr>
            <w:rFonts w:ascii="Times New Roman" w:hAnsi="Times New Roman" w:cs="Times New Roman"/>
            <w:spacing w:val="-6"/>
          </w:rPr>
          <w:delText xml:space="preserve"> </w:delText>
        </w:r>
        <w:r w:rsidRPr="00D9103B" w:rsidDel="00453AE7">
          <w:rPr>
            <w:rFonts w:ascii="Times New Roman" w:hAnsi="Times New Roman" w:cs="Times New Roman"/>
          </w:rPr>
          <w:delText>DFSC</w:delText>
        </w:r>
        <w:r w:rsidRPr="00D9103B" w:rsidDel="00453AE7">
          <w:rPr>
            <w:rFonts w:ascii="Times New Roman" w:hAnsi="Times New Roman" w:cs="Times New Roman"/>
            <w:spacing w:val="-3"/>
          </w:rPr>
          <w:delText xml:space="preserve"> </w:delText>
        </w:r>
        <w:r w:rsidRPr="00D9103B" w:rsidDel="00453AE7">
          <w:rPr>
            <w:rFonts w:ascii="Times New Roman" w:hAnsi="Times New Roman" w:cs="Times New Roman"/>
          </w:rPr>
          <w:delText>during</w:delText>
        </w:r>
        <w:r w:rsidRPr="00D9103B" w:rsidDel="00453AE7">
          <w:rPr>
            <w:rFonts w:ascii="Times New Roman" w:hAnsi="Times New Roman" w:cs="Times New Roman"/>
            <w:spacing w:val="-4"/>
          </w:rPr>
          <w:delText xml:space="preserve"> </w:delText>
        </w:r>
        <w:r w:rsidRPr="00D9103B" w:rsidDel="00453AE7">
          <w:rPr>
            <w:rFonts w:ascii="Times New Roman" w:hAnsi="Times New Roman" w:cs="Times New Roman"/>
          </w:rPr>
          <w:delText>design</w:delText>
        </w:r>
        <w:r w:rsidRPr="00D9103B" w:rsidDel="00453AE7">
          <w:rPr>
            <w:rFonts w:ascii="Times New Roman" w:hAnsi="Times New Roman" w:cs="Times New Roman"/>
            <w:spacing w:val="-4"/>
          </w:rPr>
          <w:delText xml:space="preserve"> </w:delText>
        </w:r>
        <w:r w:rsidRPr="00D9103B" w:rsidDel="00453AE7">
          <w:rPr>
            <w:rFonts w:ascii="Times New Roman" w:hAnsi="Times New Roman" w:cs="Times New Roman"/>
          </w:rPr>
          <w:delText>phase</w:delText>
        </w:r>
        <w:r w:rsidRPr="00D9103B" w:rsidDel="00453AE7">
          <w:rPr>
            <w:rFonts w:ascii="Times New Roman" w:hAnsi="Times New Roman" w:cs="Times New Roman"/>
            <w:spacing w:val="-3"/>
          </w:rPr>
          <w:delText xml:space="preserve"> </w:delText>
        </w:r>
      </w:del>
    </w:p>
    <w:p w14:paraId="2DBBE8AE" w14:textId="77777777" w:rsidR="006F4B37" w:rsidRDefault="00453AE7" w:rsidP="006F4B37">
      <w:pPr>
        <w:pStyle w:val="ListParagraph"/>
        <w:numPr>
          <w:ilvl w:val="1"/>
          <w:numId w:val="3"/>
        </w:numPr>
        <w:ind w:left="2970" w:hanging="810"/>
        <w:rPr>
          <w:ins w:id="31" w:author="Sheridan, Jack" w:date="2026-08-26T13:31:00Z" w16du:dateUtc="2026-08-26T17:31:00Z"/>
          <w:rFonts w:ascii="Times New Roman" w:hAnsi="Times New Roman" w:cs="Times New Roman"/>
        </w:rPr>
      </w:pPr>
      <w:ins w:id="32" w:author="Sheridan, Jack" w:date="2026-08-26T13:22:00Z" w16du:dateUtc="2026-08-26T17:22:00Z">
        <w:r w:rsidRPr="00453AE7">
          <w:rPr>
            <w:rFonts w:ascii="Times New Roman" w:hAnsi="Times New Roman" w:cs="Times New Roman"/>
          </w:rPr>
          <w:t>Instructor-led sessions covering application and AI development practices, including the migration path from existing Alteryx workflows to Microsoft Fabric and subsequent AI-enabled applications.</w:t>
        </w:r>
      </w:ins>
    </w:p>
    <w:p w14:paraId="0A6F8504" w14:textId="0FD63083" w:rsidR="006F4B37" w:rsidRPr="006F4B37" w:rsidRDefault="00F27459">
      <w:pPr>
        <w:pStyle w:val="ListParagraph"/>
        <w:numPr>
          <w:ilvl w:val="1"/>
          <w:numId w:val="3"/>
        </w:numPr>
        <w:ind w:left="2970" w:hanging="810"/>
        <w:rPr>
          <w:ins w:id="33" w:author="Sheridan, Jack" w:date="2026-08-26T13:30:00Z" w16du:dateUtc="2026-08-26T17:30:00Z"/>
          <w:rFonts w:ascii="Times New Roman" w:hAnsi="Times New Roman" w:cs="Times New Roman"/>
          <w:rPrChange w:id="34" w:author="Sheridan, Jack" w:date="2026-08-26T13:31:00Z" w16du:dateUtc="2026-08-26T17:31:00Z">
            <w:rPr>
              <w:ins w:id="35" w:author="Sheridan, Jack" w:date="2026-08-26T13:30:00Z" w16du:dateUtc="2026-08-26T17:30:00Z"/>
            </w:rPr>
          </w:rPrChange>
        </w:rPr>
        <w:pPrChange w:id="36" w:author="Sheridan, Jack" w:date="2026-08-26T13:31:00Z" w16du:dateUtc="2026-08-26T17:31:00Z">
          <w:pPr>
            <w:pStyle w:val="ListParagraph"/>
          </w:pPr>
        </w:pPrChange>
      </w:pPr>
      <w:ins w:id="37" w:author="Sheridan, Jack" w:date="2026-08-31T15:31:00Z" w16du:dateUtc="2026-08-31T19:31:00Z">
        <w:r w:rsidRPr="00F27459">
          <w:rPr>
            <w:rFonts w:ascii="Times New Roman" w:hAnsi="Times New Roman" w:cs="Times New Roman"/>
          </w:rPr>
          <w:t>Instructor-led sessions covering Claude-based application development, including development standards, source-controlled delivery practices, and deployment processes for AI-enabled applications.</w:t>
        </w:r>
      </w:ins>
    </w:p>
    <w:p w14:paraId="75EBCFD4" w14:textId="7D0DEE7A" w:rsidR="009B39B1" w:rsidRPr="006F4B37" w:rsidDel="007859B3" w:rsidRDefault="009B39B1">
      <w:pPr>
        <w:pStyle w:val="ListParagraph"/>
        <w:numPr>
          <w:ilvl w:val="1"/>
          <w:numId w:val="3"/>
        </w:numPr>
        <w:ind w:left="1540" w:firstLine="0"/>
        <w:rPr>
          <w:del w:id="38" w:author="Sheridan, Jack" w:date="2026-08-26T13:23:00Z" w16du:dateUtc="2026-08-26T17:23:00Z"/>
          <w:rFonts w:ascii="Times New Roman" w:hAnsi="Times New Roman" w:cs="Times New Roman"/>
          <w:rPrChange w:id="39" w:author="Sheridan, Jack" w:date="2026-08-26T13:30:00Z" w16du:dateUtc="2026-08-26T17:30:00Z">
            <w:rPr>
              <w:del w:id="40" w:author="Sheridan, Jack" w:date="2026-08-26T13:23:00Z" w16du:dateUtc="2026-08-26T17:23:00Z"/>
            </w:rPr>
          </w:rPrChange>
        </w:rPr>
        <w:pPrChange w:id="41" w:author="Sheridan, Jack" w:date="2026-08-26T13:31:00Z" w16du:dateUtc="2026-08-26T17:31:00Z">
          <w:pPr>
            <w:pStyle w:val="ListParagraph"/>
            <w:numPr>
              <w:ilvl w:val="1"/>
              <w:numId w:val="3"/>
            </w:numPr>
            <w:ind w:left="2970" w:hanging="810"/>
          </w:pPr>
        </w:pPrChange>
      </w:pPr>
      <w:del w:id="42" w:author="Sheridan, Jack" w:date="2026-08-26T13:23:00Z" w16du:dateUtc="2026-08-26T17:23:00Z">
        <w:r w:rsidRPr="006F4B37" w:rsidDel="007859B3">
          <w:rPr>
            <w:rFonts w:ascii="Times New Roman" w:hAnsi="Times New Roman" w:cs="Times New Roman"/>
            <w:rPrChange w:id="43" w:author="Sheridan, Jack" w:date="2026-08-26T13:30:00Z" w16du:dateUtc="2026-08-26T17:30:00Z">
              <w:rPr/>
            </w:rPrChange>
          </w:rPr>
          <w:delText>To</w:delText>
        </w:r>
        <w:r w:rsidRPr="006F4B37" w:rsidDel="007859B3">
          <w:rPr>
            <w:rFonts w:ascii="Times New Roman" w:hAnsi="Times New Roman" w:cs="Times New Roman"/>
            <w:spacing w:val="-6"/>
            <w:rPrChange w:id="44" w:author="Sheridan, Jack" w:date="2026-08-26T13:30:00Z" w16du:dateUtc="2026-08-26T17:30:00Z">
              <w:rPr>
                <w:spacing w:val="-6"/>
              </w:rPr>
            </w:rPrChange>
          </w:rPr>
          <w:delText xml:space="preserve"> </w:delText>
        </w:r>
        <w:r w:rsidRPr="006F4B37" w:rsidDel="007859B3">
          <w:rPr>
            <w:rFonts w:ascii="Times New Roman" w:hAnsi="Times New Roman" w:cs="Times New Roman"/>
            <w:rPrChange w:id="45" w:author="Sheridan, Jack" w:date="2026-08-26T13:30:00Z" w16du:dateUtc="2026-08-26T17:30:00Z">
              <w:rPr/>
            </w:rPrChange>
          </w:rPr>
          <w:delText>be</w:delText>
        </w:r>
        <w:r w:rsidRPr="006F4B37" w:rsidDel="007859B3">
          <w:rPr>
            <w:rFonts w:ascii="Times New Roman" w:hAnsi="Times New Roman" w:cs="Times New Roman"/>
            <w:spacing w:val="-5"/>
            <w:rPrChange w:id="46" w:author="Sheridan, Jack" w:date="2026-08-26T13:30:00Z" w16du:dateUtc="2026-08-26T17:30:00Z">
              <w:rPr>
                <w:spacing w:val="-5"/>
              </w:rPr>
            </w:rPrChange>
          </w:rPr>
          <w:delText xml:space="preserve"> </w:delText>
        </w:r>
        <w:r w:rsidRPr="006F4B37" w:rsidDel="007859B3">
          <w:rPr>
            <w:rFonts w:ascii="Times New Roman" w:hAnsi="Times New Roman" w:cs="Times New Roman"/>
            <w:rPrChange w:id="47" w:author="Sheridan, Jack" w:date="2026-08-26T13:30:00Z" w16du:dateUtc="2026-08-26T17:30:00Z">
              <w:rPr/>
            </w:rPrChange>
          </w:rPr>
          <w:delText>agreed</w:delText>
        </w:r>
        <w:r w:rsidRPr="006F4B37" w:rsidDel="007859B3">
          <w:rPr>
            <w:rFonts w:ascii="Times New Roman" w:hAnsi="Times New Roman" w:cs="Times New Roman"/>
            <w:spacing w:val="-6"/>
            <w:rPrChange w:id="48" w:author="Sheridan, Jack" w:date="2026-08-26T13:30:00Z" w16du:dateUtc="2026-08-26T17:30:00Z">
              <w:rPr>
                <w:spacing w:val="-6"/>
              </w:rPr>
            </w:rPrChange>
          </w:rPr>
          <w:delText xml:space="preserve"> </w:delText>
        </w:r>
        <w:r w:rsidRPr="006F4B37" w:rsidDel="007859B3">
          <w:rPr>
            <w:rFonts w:ascii="Times New Roman" w:hAnsi="Times New Roman" w:cs="Times New Roman"/>
            <w:rPrChange w:id="49" w:author="Sheridan, Jack" w:date="2026-08-26T13:30:00Z" w16du:dateUtc="2026-08-26T17:30:00Z">
              <w:rPr/>
            </w:rPrChange>
          </w:rPr>
          <w:delText>with</w:delText>
        </w:r>
        <w:r w:rsidRPr="006F4B37" w:rsidDel="007859B3">
          <w:rPr>
            <w:rFonts w:ascii="Times New Roman" w:hAnsi="Times New Roman" w:cs="Times New Roman"/>
            <w:spacing w:val="-6"/>
            <w:rPrChange w:id="50" w:author="Sheridan, Jack" w:date="2026-08-26T13:30:00Z" w16du:dateUtc="2026-08-26T17:30:00Z">
              <w:rPr>
                <w:spacing w:val="-6"/>
              </w:rPr>
            </w:rPrChange>
          </w:rPr>
          <w:delText xml:space="preserve"> </w:delText>
        </w:r>
        <w:r w:rsidRPr="006F4B37" w:rsidDel="007859B3">
          <w:rPr>
            <w:rFonts w:ascii="Times New Roman" w:hAnsi="Times New Roman" w:cs="Times New Roman"/>
            <w:rPrChange w:id="51" w:author="Sheridan, Jack" w:date="2026-08-26T13:30:00Z" w16du:dateUtc="2026-08-26T17:30:00Z">
              <w:rPr/>
            </w:rPrChange>
          </w:rPr>
          <w:delText>DFSC</w:delText>
        </w:r>
        <w:r w:rsidRPr="006F4B37" w:rsidDel="007859B3">
          <w:rPr>
            <w:rFonts w:ascii="Times New Roman" w:hAnsi="Times New Roman" w:cs="Times New Roman"/>
            <w:spacing w:val="-3"/>
            <w:rPrChange w:id="52" w:author="Sheridan, Jack" w:date="2026-08-26T13:30:00Z" w16du:dateUtc="2026-08-26T17:30:00Z">
              <w:rPr>
                <w:spacing w:val="-3"/>
              </w:rPr>
            </w:rPrChange>
          </w:rPr>
          <w:delText xml:space="preserve"> </w:delText>
        </w:r>
        <w:r w:rsidRPr="006F4B37" w:rsidDel="007859B3">
          <w:rPr>
            <w:rFonts w:ascii="Times New Roman" w:hAnsi="Times New Roman" w:cs="Times New Roman"/>
            <w:rPrChange w:id="53" w:author="Sheridan, Jack" w:date="2026-08-26T13:30:00Z" w16du:dateUtc="2026-08-26T17:30:00Z">
              <w:rPr/>
            </w:rPrChange>
          </w:rPr>
          <w:delText>during</w:delText>
        </w:r>
        <w:r w:rsidRPr="006F4B37" w:rsidDel="007859B3">
          <w:rPr>
            <w:rFonts w:ascii="Times New Roman" w:hAnsi="Times New Roman" w:cs="Times New Roman"/>
            <w:spacing w:val="-4"/>
            <w:rPrChange w:id="54" w:author="Sheridan, Jack" w:date="2026-08-26T13:30:00Z" w16du:dateUtc="2026-08-26T17:30:00Z">
              <w:rPr>
                <w:spacing w:val="-4"/>
              </w:rPr>
            </w:rPrChange>
          </w:rPr>
          <w:delText xml:space="preserve"> </w:delText>
        </w:r>
        <w:r w:rsidRPr="006F4B37" w:rsidDel="007859B3">
          <w:rPr>
            <w:rFonts w:ascii="Times New Roman" w:hAnsi="Times New Roman" w:cs="Times New Roman"/>
            <w:rPrChange w:id="55" w:author="Sheridan, Jack" w:date="2026-08-26T13:30:00Z" w16du:dateUtc="2026-08-26T17:30:00Z">
              <w:rPr/>
            </w:rPrChange>
          </w:rPr>
          <w:delText>design</w:delText>
        </w:r>
        <w:r w:rsidRPr="006F4B37" w:rsidDel="007859B3">
          <w:rPr>
            <w:rFonts w:ascii="Times New Roman" w:hAnsi="Times New Roman" w:cs="Times New Roman"/>
            <w:spacing w:val="-4"/>
            <w:rPrChange w:id="56" w:author="Sheridan, Jack" w:date="2026-08-26T13:30:00Z" w16du:dateUtc="2026-08-26T17:30:00Z">
              <w:rPr>
                <w:spacing w:val="-4"/>
              </w:rPr>
            </w:rPrChange>
          </w:rPr>
          <w:delText xml:space="preserve"> </w:delText>
        </w:r>
        <w:r w:rsidRPr="006F4B37" w:rsidDel="007859B3">
          <w:rPr>
            <w:rFonts w:ascii="Times New Roman" w:hAnsi="Times New Roman" w:cs="Times New Roman"/>
            <w:rPrChange w:id="57" w:author="Sheridan, Jack" w:date="2026-08-26T13:30:00Z" w16du:dateUtc="2026-08-26T17:30:00Z">
              <w:rPr/>
            </w:rPrChange>
          </w:rPr>
          <w:delText>phase</w:delText>
        </w:r>
        <w:r w:rsidRPr="006F4B37" w:rsidDel="007859B3">
          <w:rPr>
            <w:rFonts w:ascii="Times New Roman" w:hAnsi="Times New Roman" w:cs="Times New Roman"/>
            <w:spacing w:val="-3"/>
            <w:rPrChange w:id="58" w:author="Sheridan, Jack" w:date="2026-08-26T13:30:00Z" w16du:dateUtc="2026-08-26T17:30:00Z">
              <w:rPr>
                <w:spacing w:val="-3"/>
              </w:rPr>
            </w:rPrChange>
          </w:rPr>
          <w:delText xml:space="preserve"> </w:delText>
        </w:r>
      </w:del>
    </w:p>
    <w:p w14:paraId="7290EF60" w14:textId="46898006" w:rsidR="009B39B1" w:rsidRPr="00D9103B" w:rsidDel="007859B3" w:rsidRDefault="009B39B1">
      <w:pPr>
        <w:pStyle w:val="ListParagraph"/>
        <w:ind w:left="1540" w:firstLine="0"/>
        <w:rPr>
          <w:del w:id="59" w:author="Sheridan, Jack" w:date="2026-08-26T13:23:00Z" w16du:dateUtc="2026-08-26T17:23:00Z"/>
        </w:rPr>
        <w:pPrChange w:id="60" w:author="Sheridan, Jack" w:date="2026-08-26T13:31:00Z" w16du:dateUtc="2026-08-26T17:31:00Z">
          <w:pPr>
            <w:pStyle w:val="ListParagraph"/>
            <w:numPr>
              <w:ilvl w:val="1"/>
              <w:numId w:val="3"/>
            </w:numPr>
            <w:ind w:left="2970" w:hanging="810"/>
          </w:pPr>
        </w:pPrChange>
      </w:pPr>
      <w:del w:id="61" w:author="Sheridan, Jack" w:date="2026-08-26T13:23:00Z" w16du:dateUtc="2026-08-26T17:23:00Z">
        <w:r w:rsidRPr="00D9103B" w:rsidDel="007859B3">
          <w:delText>To</w:delText>
        </w:r>
        <w:r w:rsidRPr="00D9103B" w:rsidDel="007859B3">
          <w:rPr>
            <w:spacing w:val="-6"/>
          </w:rPr>
          <w:delText xml:space="preserve"> </w:delText>
        </w:r>
        <w:r w:rsidRPr="00D9103B" w:rsidDel="007859B3">
          <w:delText>be</w:delText>
        </w:r>
        <w:r w:rsidRPr="00D9103B" w:rsidDel="007859B3">
          <w:rPr>
            <w:spacing w:val="-5"/>
          </w:rPr>
          <w:delText xml:space="preserve"> </w:delText>
        </w:r>
        <w:r w:rsidRPr="00D9103B" w:rsidDel="007859B3">
          <w:delText>agreed</w:delText>
        </w:r>
        <w:r w:rsidRPr="00D9103B" w:rsidDel="007859B3">
          <w:rPr>
            <w:spacing w:val="-6"/>
          </w:rPr>
          <w:delText xml:space="preserve"> </w:delText>
        </w:r>
        <w:r w:rsidRPr="00D9103B" w:rsidDel="007859B3">
          <w:delText>with</w:delText>
        </w:r>
        <w:r w:rsidRPr="00D9103B" w:rsidDel="007859B3">
          <w:rPr>
            <w:spacing w:val="-6"/>
          </w:rPr>
          <w:delText xml:space="preserve"> </w:delText>
        </w:r>
        <w:r w:rsidRPr="00D9103B" w:rsidDel="007859B3">
          <w:delText>DFSC</w:delText>
        </w:r>
        <w:r w:rsidRPr="00D9103B" w:rsidDel="007859B3">
          <w:rPr>
            <w:spacing w:val="-3"/>
          </w:rPr>
          <w:delText xml:space="preserve"> </w:delText>
        </w:r>
        <w:r w:rsidRPr="00D9103B" w:rsidDel="007859B3">
          <w:delText>during</w:delText>
        </w:r>
        <w:r w:rsidRPr="00D9103B" w:rsidDel="007859B3">
          <w:rPr>
            <w:spacing w:val="-4"/>
          </w:rPr>
          <w:delText xml:space="preserve"> </w:delText>
        </w:r>
        <w:r w:rsidRPr="00D9103B" w:rsidDel="007859B3">
          <w:delText>design</w:delText>
        </w:r>
        <w:r w:rsidRPr="00D9103B" w:rsidDel="007859B3">
          <w:rPr>
            <w:spacing w:val="-4"/>
          </w:rPr>
          <w:delText xml:space="preserve"> </w:delText>
        </w:r>
        <w:r w:rsidRPr="00D9103B" w:rsidDel="007859B3">
          <w:delText>phase</w:delText>
        </w:r>
        <w:r w:rsidRPr="00D9103B" w:rsidDel="007859B3">
          <w:rPr>
            <w:spacing w:val="-3"/>
          </w:rPr>
          <w:delText xml:space="preserve"> </w:delText>
        </w:r>
      </w:del>
    </w:p>
    <w:p w14:paraId="3D3C1D5A" w14:textId="7FC1CF44" w:rsidR="009B39B1" w:rsidRPr="00D9103B" w:rsidDel="007859B3" w:rsidRDefault="009B39B1">
      <w:pPr>
        <w:pStyle w:val="ListParagraph"/>
        <w:ind w:left="1540" w:firstLine="0"/>
        <w:rPr>
          <w:del w:id="62" w:author="Sheridan, Jack" w:date="2026-08-26T13:23:00Z" w16du:dateUtc="2026-08-26T17:23:00Z"/>
        </w:rPr>
        <w:pPrChange w:id="63" w:author="Sheridan, Jack" w:date="2026-08-26T13:31:00Z" w16du:dateUtc="2026-08-26T17:31:00Z">
          <w:pPr>
            <w:pStyle w:val="ListParagraph"/>
            <w:numPr>
              <w:ilvl w:val="1"/>
              <w:numId w:val="3"/>
            </w:numPr>
            <w:ind w:left="2970" w:hanging="810"/>
          </w:pPr>
        </w:pPrChange>
      </w:pPr>
      <w:del w:id="64" w:author="Sheridan, Jack" w:date="2026-08-26T13:23:00Z" w16du:dateUtc="2026-08-26T17:23:00Z">
        <w:r w:rsidRPr="00D9103B" w:rsidDel="007859B3">
          <w:delText>To</w:delText>
        </w:r>
        <w:r w:rsidRPr="00D9103B" w:rsidDel="007859B3">
          <w:rPr>
            <w:spacing w:val="-6"/>
          </w:rPr>
          <w:delText xml:space="preserve"> </w:delText>
        </w:r>
        <w:r w:rsidRPr="00D9103B" w:rsidDel="007859B3">
          <w:delText>be</w:delText>
        </w:r>
        <w:r w:rsidRPr="00D9103B" w:rsidDel="007859B3">
          <w:rPr>
            <w:spacing w:val="-5"/>
          </w:rPr>
          <w:delText xml:space="preserve"> </w:delText>
        </w:r>
        <w:r w:rsidRPr="00D9103B" w:rsidDel="007859B3">
          <w:delText>agreed</w:delText>
        </w:r>
        <w:r w:rsidRPr="00D9103B" w:rsidDel="007859B3">
          <w:rPr>
            <w:spacing w:val="-6"/>
          </w:rPr>
          <w:delText xml:space="preserve"> </w:delText>
        </w:r>
        <w:r w:rsidRPr="00D9103B" w:rsidDel="007859B3">
          <w:delText>with</w:delText>
        </w:r>
        <w:r w:rsidRPr="00D9103B" w:rsidDel="007859B3">
          <w:rPr>
            <w:spacing w:val="-6"/>
          </w:rPr>
          <w:delText xml:space="preserve"> </w:delText>
        </w:r>
        <w:r w:rsidRPr="00D9103B" w:rsidDel="007859B3">
          <w:delText>DFSC</w:delText>
        </w:r>
        <w:r w:rsidRPr="00D9103B" w:rsidDel="007859B3">
          <w:rPr>
            <w:spacing w:val="-3"/>
          </w:rPr>
          <w:delText xml:space="preserve"> </w:delText>
        </w:r>
        <w:r w:rsidRPr="00D9103B" w:rsidDel="007859B3">
          <w:delText>during</w:delText>
        </w:r>
        <w:r w:rsidRPr="00D9103B" w:rsidDel="007859B3">
          <w:rPr>
            <w:spacing w:val="-4"/>
          </w:rPr>
          <w:delText xml:space="preserve"> </w:delText>
        </w:r>
        <w:r w:rsidRPr="00D9103B" w:rsidDel="007859B3">
          <w:delText>design</w:delText>
        </w:r>
        <w:r w:rsidRPr="00D9103B" w:rsidDel="007859B3">
          <w:rPr>
            <w:spacing w:val="-4"/>
          </w:rPr>
          <w:delText xml:space="preserve"> </w:delText>
        </w:r>
        <w:r w:rsidRPr="00D9103B" w:rsidDel="007859B3">
          <w:delText>phase</w:delText>
        </w:r>
      </w:del>
    </w:p>
    <w:p w14:paraId="5B0F1D19" w14:textId="4C95A010" w:rsidR="009B39B1" w:rsidRPr="005163FB" w:rsidDel="006F4B37" w:rsidRDefault="009B39B1">
      <w:pPr>
        <w:pStyle w:val="ListParagraph"/>
        <w:ind w:left="1540" w:firstLine="0"/>
        <w:rPr>
          <w:del w:id="65" w:author="Sheridan, Jack" w:date="2026-08-26T13:31:00Z" w16du:dateUtc="2026-08-26T17:31:00Z"/>
        </w:rPr>
        <w:pPrChange w:id="66" w:author="Sheridan, Jack" w:date="2026-08-26T13:31:00Z" w16du:dateUtc="2026-08-26T17:31:00Z">
          <w:pPr>
            <w:tabs>
              <w:tab w:val="left" w:pos="1180"/>
            </w:tabs>
            <w:ind w:left="1178" w:right="115"/>
          </w:pPr>
        </w:pPrChange>
      </w:pPr>
    </w:p>
    <w:p w14:paraId="29BB84AD" w14:textId="44339A56" w:rsidR="005163FB" w:rsidDel="00BC334F" w:rsidRDefault="009B39B1">
      <w:pPr>
        <w:tabs>
          <w:tab w:val="left" w:pos="1180"/>
        </w:tabs>
        <w:ind w:right="115"/>
        <w:rPr>
          <w:del w:id="67" w:author="Sheridan, Jack" w:date="2026-08-26T13:22:00Z" w16du:dateUtc="2026-08-26T17:22:00Z"/>
          <w:rFonts w:ascii="Times New Roman" w:hAnsi="Times New Roman" w:cs="Times New Roman"/>
        </w:rPr>
        <w:pPrChange w:id="68" w:author="Sheridan, Jack" w:date="2026-08-26T13:30:00Z" w16du:dateUtc="2026-08-26T17:30:00Z">
          <w:pPr>
            <w:tabs>
              <w:tab w:val="left" w:pos="1180"/>
            </w:tabs>
            <w:ind w:left="2160" w:right="115" w:hanging="540"/>
          </w:pPr>
        </w:pPrChange>
      </w:pPr>
      <w:del w:id="69" w:author="Sheridan, Jack" w:date="2026-08-26T13:30:00Z" w16du:dateUtc="2026-08-26T17:30:00Z">
        <w:r w:rsidDel="006F4B37">
          <w:rPr>
            <w:rFonts w:ascii="Times New Roman" w:hAnsi="Times New Roman" w:cs="Times New Roman"/>
          </w:rPr>
          <w:delText>E</w:delText>
        </w:r>
      </w:del>
      <w:del w:id="70" w:author="Sheridan, Jack" w:date="2026-08-26T13:22:00Z" w16du:dateUtc="2026-08-26T17:22:00Z">
        <w:r w:rsidR="005163FB" w:rsidDel="00BC334F">
          <w:rPr>
            <w:rFonts w:ascii="Times New Roman" w:hAnsi="Times New Roman" w:cs="Times New Roman"/>
          </w:rPr>
          <w:tab/>
          <w:delText>Consultant</w:delText>
        </w:r>
        <w:r w:rsidR="00D9103B" w:rsidRPr="005163FB" w:rsidDel="00BC334F">
          <w:rPr>
            <w:rFonts w:ascii="Times New Roman" w:hAnsi="Times New Roman" w:cs="Times New Roman"/>
            <w:spacing w:val="-3"/>
          </w:rPr>
          <w:delText xml:space="preserve"> </w:delText>
        </w:r>
        <w:r w:rsidR="00D9103B" w:rsidRPr="005163FB" w:rsidDel="00BC334F">
          <w:rPr>
            <w:rFonts w:ascii="Times New Roman" w:hAnsi="Times New Roman" w:cs="Times New Roman"/>
          </w:rPr>
          <w:delText xml:space="preserve">will </w:delText>
        </w:r>
        <w:r w:rsidR="005163FB" w:rsidDel="00BC334F">
          <w:rPr>
            <w:rFonts w:ascii="Times New Roman" w:hAnsi="Times New Roman" w:cs="Times New Roman"/>
          </w:rPr>
          <w:delText xml:space="preserve">provide </w:delText>
        </w:r>
        <w:r w:rsidR="00D9103B" w:rsidRPr="005163FB" w:rsidDel="00BC334F">
          <w:rPr>
            <w:rFonts w:ascii="Times New Roman" w:hAnsi="Times New Roman" w:cs="Times New Roman"/>
          </w:rPr>
          <w:delText xml:space="preserve">support </w:delText>
        </w:r>
        <w:r w:rsidR="005163FB" w:rsidDel="00BC334F">
          <w:rPr>
            <w:rFonts w:ascii="Times New Roman" w:hAnsi="Times New Roman" w:cs="Times New Roman"/>
          </w:rPr>
          <w:delText>to DFSC as DFSC</w:delText>
        </w:r>
        <w:r w:rsidR="00D9103B" w:rsidRPr="005163FB" w:rsidDel="00BC334F">
          <w:rPr>
            <w:rFonts w:ascii="Times New Roman" w:hAnsi="Times New Roman" w:cs="Times New Roman"/>
          </w:rPr>
          <w:delText xml:space="preserve"> develop</w:delText>
        </w:r>
        <w:r w:rsidR="005163FB" w:rsidDel="00BC334F">
          <w:rPr>
            <w:rFonts w:ascii="Times New Roman" w:hAnsi="Times New Roman" w:cs="Times New Roman"/>
          </w:rPr>
          <w:delText>s</w:delText>
        </w:r>
        <w:r w:rsidR="00D9103B" w:rsidRPr="005163FB" w:rsidDel="00BC334F">
          <w:rPr>
            <w:rFonts w:ascii="Times New Roman" w:hAnsi="Times New Roman" w:cs="Times New Roman"/>
          </w:rPr>
          <w:delText xml:space="preserve"> up to two (2) Gen AI Agents within Disney's Copilot ecosystem</w:delText>
        </w:r>
        <w:r w:rsidDel="00BC334F">
          <w:rPr>
            <w:rFonts w:ascii="Times New Roman" w:hAnsi="Times New Roman" w:cs="Times New Roman"/>
          </w:rPr>
          <w:delText xml:space="preserve"> and b</w:delText>
        </w:r>
        <w:r w:rsidRPr="005163FB" w:rsidDel="00BC334F">
          <w:rPr>
            <w:rFonts w:ascii="Times New Roman" w:hAnsi="Times New Roman" w:cs="Times New Roman"/>
          </w:rPr>
          <w:delText>ased</w:delText>
        </w:r>
        <w:r w:rsidRPr="005163FB" w:rsidDel="00BC334F">
          <w:rPr>
            <w:rFonts w:ascii="Times New Roman" w:hAnsi="Times New Roman" w:cs="Times New Roman"/>
            <w:spacing w:val="-2"/>
          </w:rPr>
          <w:delText xml:space="preserve"> </w:delText>
        </w:r>
        <w:r w:rsidRPr="005163FB" w:rsidDel="00BC334F">
          <w:rPr>
            <w:rFonts w:ascii="Times New Roman" w:hAnsi="Times New Roman" w:cs="Times New Roman"/>
          </w:rPr>
          <w:delText>on</w:delText>
        </w:r>
        <w:r w:rsidRPr="005163FB" w:rsidDel="00BC334F">
          <w:rPr>
            <w:rFonts w:ascii="Times New Roman" w:hAnsi="Times New Roman" w:cs="Times New Roman"/>
            <w:spacing w:val="-4"/>
          </w:rPr>
          <w:delText xml:space="preserve"> </w:delText>
        </w:r>
        <w:r w:rsidDel="00BC334F">
          <w:rPr>
            <w:rFonts w:ascii="Times New Roman" w:hAnsi="Times New Roman" w:cs="Times New Roman"/>
          </w:rPr>
          <w:delText>DFSC’s</w:delText>
        </w:r>
        <w:r w:rsidRPr="005163FB" w:rsidDel="00BC334F">
          <w:rPr>
            <w:rFonts w:ascii="Times New Roman" w:hAnsi="Times New Roman" w:cs="Times New Roman"/>
            <w:spacing w:val="-4"/>
          </w:rPr>
          <w:delText xml:space="preserve"> </w:delText>
        </w:r>
        <w:r w:rsidDel="00BC334F">
          <w:rPr>
            <w:rFonts w:ascii="Times New Roman" w:hAnsi="Times New Roman" w:cs="Times New Roman"/>
          </w:rPr>
          <w:delText>f</w:delText>
        </w:r>
        <w:r w:rsidRPr="005163FB" w:rsidDel="00BC334F">
          <w:rPr>
            <w:rFonts w:ascii="Times New Roman" w:hAnsi="Times New Roman" w:cs="Times New Roman"/>
          </w:rPr>
          <w:delText>unctional</w:delText>
        </w:r>
        <w:r w:rsidRPr="005163FB" w:rsidDel="00BC334F">
          <w:rPr>
            <w:rFonts w:ascii="Times New Roman" w:hAnsi="Times New Roman" w:cs="Times New Roman"/>
            <w:spacing w:val="-5"/>
          </w:rPr>
          <w:delText xml:space="preserve"> </w:delText>
        </w:r>
        <w:r w:rsidRPr="005163FB" w:rsidDel="00BC334F">
          <w:rPr>
            <w:rFonts w:ascii="Times New Roman" w:hAnsi="Times New Roman" w:cs="Times New Roman"/>
          </w:rPr>
          <w:delText>and</w:delText>
        </w:r>
        <w:r w:rsidRPr="005163FB" w:rsidDel="00BC334F">
          <w:rPr>
            <w:rFonts w:ascii="Times New Roman" w:hAnsi="Times New Roman" w:cs="Times New Roman"/>
            <w:spacing w:val="-4"/>
          </w:rPr>
          <w:delText xml:space="preserve"> </w:delText>
        </w:r>
        <w:r w:rsidDel="00BC334F">
          <w:rPr>
            <w:rFonts w:ascii="Times New Roman" w:hAnsi="Times New Roman" w:cs="Times New Roman"/>
          </w:rPr>
          <w:delText>t</w:delText>
        </w:r>
        <w:r w:rsidRPr="005163FB" w:rsidDel="00BC334F">
          <w:rPr>
            <w:rFonts w:ascii="Times New Roman" w:hAnsi="Times New Roman" w:cs="Times New Roman"/>
          </w:rPr>
          <w:delText>echnical</w:delText>
        </w:r>
        <w:r w:rsidRPr="005163FB" w:rsidDel="00BC334F">
          <w:rPr>
            <w:rFonts w:ascii="Times New Roman" w:hAnsi="Times New Roman" w:cs="Times New Roman"/>
            <w:spacing w:val="-3"/>
          </w:rPr>
          <w:delText xml:space="preserve"> </w:delText>
        </w:r>
        <w:r w:rsidDel="00BC334F">
          <w:rPr>
            <w:rFonts w:ascii="Times New Roman" w:hAnsi="Times New Roman" w:cs="Times New Roman"/>
          </w:rPr>
          <w:delText>d</w:delText>
        </w:r>
        <w:r w:rsidRPr="005163FB" w:rsidDel="00BC334F">
          <w:rPr>
            <w:rFonts w:ascii="Times New Roman" w:hAnsi="Times New Roman" w:cs="Times New Roman"/>
          </w:rPr>
          <w:delText>esign</w:delText>
        </w:r>
        <w:r w:rsidRPr="005163FB" w:rsidDel="00BC334F">
          <w:rPr>
            <w:rFonts w:ascii="Times New Roman" w:hAnsi="Times New Roman" w:cs="Times New Roman"/>
            <w:spacing w:val="-4"/>
          </w:rPr>
          <w:delText xml:space="preserve"> </w:delText>
        </w:r>
        <w:r w:rsidDel="00BC334F">
          <w:rPr>
            <w:rFonts w:ascii="Times New Roman" w:hAnsi="Times New Roman" w:cs="Times New Roman"/>
          </w:rPr>
          <w:delText>d</w:delText>
        </w:r>
        <w:r w:rsidRPr="005163FB" w:rsidDel="00BC334F">
          <w:rPr>
            <w:rFonts w:ascii="Times New Roman" w:hAnsi="Times New Roman" w:cs="Times New Roman"/>
          </w:rPr>
          <w:delText>ocuments,</w:delText>
        </w:r>
        <w:r w:rsidDel="00BC334F">
          <w:rPr>
            <w:rFonts w:ascii="Times New Roman" w:hAnsi="Times New Roman" w:cs="Times New Roman"/>
          </w:rPr>
          <w:delText xml:space="preserve"> (“</w:delText>
        </w:r>
        <w:r w:rsidRPr="009B39B1" w:rsidDel="00BC334F">
          <w:rPr>
            <w:rFonts w:ascii="Times New Roman" w:hAnsi="Times New Roman" w:cs="Times New Roman"/>
            <w:b/>
            <w:bCs/>
          </w:rPr>
          <w:delText>Gen AI Agent</w:delText>
        </w:r>
        <w:r w:rsidDel="00BC334F">
          <w:rPr>
            <w:rFonts w:ascii="Times New Roman" w:hAnsi="Times New Roman" w:cs="Times New Roman"/>
          </w:rPr>
          <w:delText xml:space="preserve"> </w:delText>
        </w:r>
        <w:r w:rsidRPr="009B39B1" w:rsidDel="00BC334F">
          <w:rPr>
            <w:rFonts w:ascii="Times New Roman" w:hAnsi="Times New Roman" w:cs="Times New Roman"/>
            <w:b/>
            <w:bCs/>
          </w:rPr>
          <w:delText>Support</w:delText>
        </w:r>
        <w:r w:rsidDel="00BC334F">
          <w:rPr>
            <w:rFonts w:ascii="Times New Roman" w:hAnsi="Times New Roman" w:cs="Times New Roman"/>
          </w:rPr>
          <w:delText xml:space="preserve">”), </w:delText>
        </w:r>
        <w:r w:rsidR="005163FB" w:rsidDel="00BC334F">
          <w:rPr>
            <w:rFonts w:ascii="Times New Roman" w:hAnsi="Times New Roman" w:cs="Times New Roman"/>
          </w:rPr>
          <w:delText>including the following:</w:delText>
        </w:r>
      </w:del>
    </w:p>
    <w:p w14:paraId="01EB390D" w14:textId="14F308DA" w:rsidR="009C0A89" w:rsidRPr="004F0968" w:rsidDel="00BC334F" w:rsidRDefault="004F0968">
      <w:pPr>
        <w:pStyle w:val="ListParagraph"/>
        <w:numPr>
          <w:ilvl w:val="0"/>
          <w:numId w:val="9"/>
        </w:numPr>
        <w:tabs>
          <w:tab w:val="left" w:pos="1180"/>
        </w:tabs>
        <w:ind w:left="0" w:right="115" w:firstLine="0"/>
        <w:rPr>
          <w:del w:id="71" w:author="Sheridan, Jack" w:date="2026-08-26T13:22:00Z" w16du:dateUtc="2026-08-26T17:22:00Z"/>
          <w:rFonts w:ascii="Times New Roman" w:hAnsi="Times New Roman" w:cs="Times New Roman"/>
        </w:rPr>
        <w:pPrChange w:id="72" w:author="Sheridan, Jack" w:date="2026-08-26T13:30:00Z" w16du:dateUtc="2026-08-26T17:30:00Z">
          <w:pPr>
            <w:pStyle w:val="ListParagraph"/>
            <w:numPr>
              <w:numId w:val="9"/>
            </w:numPr>
            <w:tabs>
              <w:tab w:val="left" w:pos="1180"/>
            </w:tabs>
            <w:ind w:left="2929" w:right="115" w:hanging="769"/>
          </w:pPr>
        </w:pPrChange>
      </w:pPr>
      <w:del w:id="73" w:author="Sheridan, Jack" w:date="2026-08-26T13:22:00Z" w16du:dateUtc="2026-08-26T17:22:00Z">
        <w:r w:rsidDel="00BC334F">
          <w:rPr>
            <w:rFonts w:ascii="Times New Roman" w:hAnsi="Times New Roman" w:cs="Times New Roman"/>
          </w:rPr>
          <w:delText>Technical assistance with Copilot Studio, including providing advice and suggestions on use case selection and design of the following Gen AI Agents</w:delText>
        </w:r>
        <w:r w:rsidR="00D9103B" w:rsidRPr="004F0968" w:rsidDel="00BC334F">
          <w:rPr>
            <w:rFonts w:ascii="Times New Roman" w:hAnsi="Times New Roman" w:cs="Times New Roman"/>
          </w:rPr>
          <w:delText>:</w:delText>
        </w:r>
      </w:del>
    </w:p>
    <w:p w14:paraId="37F86816" w14:textId="0DDC0B55" w:rsidR="009C0A89" w:rsidRPr="00D9103B" w:rsidDel="00BC334F" w:rsidRDefault="00D9103B">
      <w:pPr>
        <w:pStyle w:val="ListParagraph"/>
        <w:numPr>
          <w:ilvl w:val="3"/>
          <w:numId w:val="3"/>
        </w:numPr>
        <w:ind w:left="0" w:firstLine="0"/>
        <w:rPr>
          <w:del w:id="74" w:author="Sheridan, Jack" w:date="2026-08-26T13:22:00Z" w16du:dateUtc="2026-08-26T17:22:00Z"/>
          <w:rFonts w:ascii="Times New Roman" w:hAnsi="Times New Roman" w:cs="Times New Roman"/>
        </w:rPr>
        <w:pPrChange w:id="75" w:author="Sheridan, Jack" w:date="2026-08-26T13:30:00Z" w16du:dateUtc="2026-08-26T17:30:00Z">
          <w:pPr>
            <w:pStyle w:val="ListParagraph"/>
            <w:numPr>
              <w:ilvl w:val="3"/>
              <w:numId w:val="3"/>
            </w:numPr>
            <w:ind w:left="3606" w:hanging="726"/>
          </w:pPr>
        </w:pPrChange>
      </w:pPr>
      <w:del w:id="76" w:author="Sheridan, Jack" w:date="2026-08-26T13:22:00Z" w16du:dateUtc="2026-08-26T17:22:00Z">
        <w:r w:rsidRPr="00D9103B" w:rsidDel="00BC334F">
          <w:rPr>
            <w:rFonts w:ascii="Times New Roman" w:hAnsi="Times New Roman" w:cs="Times New Roman"/>
          </w:rPr>
          <w:delText xml:space="preserve">To be agreed with DFSC during design phase </w:delText>
        </w:r>
      </w:del>
    </w:p>
    <w:p w14:paraId="7B290DC8" w14:textId="0405872B" w:rsidR="009B3563" w:rsidRPr="00D9103B" w:rsidDel="006F4B37" w:rsidRDefault="00D9103B">
      <w:pPr>
        <w:tabs>
          <w:tab w:val="left" w:pos="1180"/>
        </w:tabs>
        <w:ind w:right="115"/>
        <w:rPr>
          <w:del w:id="77" w:author="Sheridan, Jack" w:date="2026-08-26T13:31:00Z" w16du:dateUtc="2026-08-26T17:31:00Z"/>
          <w:rFonts w:ascii="Times New Roman" w:hAnsi="Times New Roman" w:cs="Times New Roman"/>
        </w:rPr>
        <w:pPrChange w:id="78" w:author="Sheridan, Jack" w:date="2026-08-26T13:30:00Z" w16du:dateUtc="2026-08-26T17:30:00Z">
          <w:pPr>
            <w:pStyle w:val="ListParagraph"/>
            <w:numPr>
              <w:ilvl w:val="3"/>
              <w:numId w:val="3"/>
            </w:numPr>
            <w:tabs>
              <w:tab w:val="left" w:pos="1897"/>
            </w:tabs>
            <w:ind w:left="3606" w:hanging="726"/>
          </w:pPr>
        </w:pPrChange>
      </w:pPr>
      <w:del w:id="79" w:author="Sheridan, Jack" w:date="2026-08-26T13:22:00Z" w16du:dateUtc="2026-08-26T17:22:00Z">
        <w:r w:rsidRPr="00D9103B" w:rsidDel="00BC334F">
          <w:rPr>
            <w:rFonts w:ascii="Times New Roman" w:hAnsi="Times New Roman" w:cs="Times New Roman"/>
          </w:rPr>
          <w:delText>To be agreed with DFSC during design phase</w:delText>
        </w:r>
        <w:r w:rsidR="004F0968" w:rsidDel="00BC334F">
          <w:rPr>
            <w:rFonts w:ascii="Times New Roman" w:hAnsi="Times New Roman" w:cs="Times New Roman"/>
          </w:rPr>
          <w:delText>"</w:delText>
        </w:r>
        <w:r w:rsidRPr="00D9103B" w:rsidDel="00BC334F">
          <w:rPr>
            <w:rFonts w:ascii="Times New Roman" w:hAnsi="Times New Roman" w:cs="Times New Roman"/>
          </w:rPr>
          <w:delText xml:space="preserve"> </w:delText>
        </w:r>
      </w:del>
    </w:p>
    <w:p w14:paraId="2CB68B75" w14:textId="77777777" w:rsidR="009B3563" w:rsidRPr="00D9103B" w:rsidRDefault="009B3563">
      <w:pPr>
        <w:tabs>
          <w:tab w:val="left" w:pos="1180"/>
        </w:tabs>
        <w:ind w:right="115"/>
        <w:rPr>
          <w:rFonts w:ascii="Times New Roman" w:hAnsi="Times New Roman" w:cs="Times New Roman"/>
        </w:rPr>
        <w:pPrChange w:id="80" w:author="Sheridan, Jack" w:date="2026-08-26T13:31:00Z" w16du:dateUtc="2026-08-26T17:31:00Z">
          <w:pPr/>
        </w:pPrChange>
      </w:pPr>
    </w:p>
    <w:p w14:paraId="0C6B5EB4" w14:textId="0CEF92EB" w:rsidR="009B3563" w:rsidRDefault="009B3563" w:rsidP="00833E0D">
      <w:pPr>
        <w:pStyle w:val="BodyText"/>
        <w:numPr>
          <w:ilvl w:val="0"/>
          <w:numId w:val="4"/>
        </w:numPr>
        <w:ind w:left="0" w:right="40" w:firstLine="0"/>
        <w:rPr>
          <w:ins w:id="81" w:author="Sheridan, Jack" w:date="2026-08-26T13:25:00Z" w16du:dateUtc="2026-08-26T17:25:00Z"/>
          <w:rFonts w:ascii="Times New Roman" w:hAnsi="Times New Roman" w:cs="Times New Roman"/>
          <w:sz w:val="22"/>
          <w:szCs w:val="22"/>
        </w:rPr>
      </w:pPr>
      <w:r w:rsidRPr="00D9103B">
        <w:rPr>
          <w:rFonts w:ascii="Times New Roman" w:hAnsi="Times New Roman" w:cs="Times New Roman"/>
          <w:sz w:val="22"/>
          <w:szCs w:val="22"/>
        </w:rPr>
        <w:t>Section IV (</w:t>
      </w:r>
      <w:r w:rsidR="00833E0D">
        <w:rPr>
          <w:rFonts w:ascii="Times New Roman" w:hAnsi="Times New Roman" w:cs="Times New Roman"/>
          <w:sz w:val="22"/>
          <w:szCs w:val="22"/>
        </w:rPr>
        <w:t>Compensation</w:t>
      </w:r>
      <w:r w:rsidRPr="00D9103B">
        <w:rPr>
          <w:rFonts w:ascii="Times New Roman" w:hAnsi="Times New Roman" w:cs="Times New Roman"/>
          <w:sz w:val="22"/>
          <w:szCs w:val="22"/>
        </w:rPr>
        <w:t xml:space="preserve">) is </w:t>
      </w:r>
      <w:r w:rsidR="00833E0D">
        <w:rPr>
          <w:rFonts w:ascii="Times New Roman" w:hAnsi="Times New Roman" w:cs="Times New Roman"/>
          <w:sz w:val="22"/>
          <w:szCs w:val="22"/>
        </w:rPr>
        <w:t xml:space="preserve">hereby </w:t>
      </w:r>
      <w:r w:rsidR="00557EE4">
        <w:rPr>
          <w:rFonts w:ascii="Times New Roman" w:hAnsi="Times New Roman" w:cs="Times New Roman"/>
          <w:sz w:val="22"/>
          <w:szCs w:val="22"/>
        </w:rPr>
        <w:t>modified as</w:t>
      </w:r>
      <w:r w:rsidRPr="00D9103B">
        <w:rPr>
          <w:rFonts w:ascii="Times New Roman" w:hAnsi="Times New Roman" w:cs="Times New Roman"/>
          <w:sz w:val="22"/>
          <w:szCs w:val="22"/>
        </w:rPr>
        <w:t xml:space="preserve"> follow</w:t>
      </w:r>
      <w:r w:rsidR="00557EE4">
        <w:rPr>
          <w:rFonts w:ascii="Times New Roman" w:hAnsi="Times New Roman" w:cs="Times New Roman"/>
          <w:sz w:val="22"/>
          <w:szCs w:val="22"/>
        </w:rPr>
        <w:t>s</w:t>
      </w:r>
      <w:r w:rsidRPr="00D9103B">
        <w:rPr>
          <w:rFonts w:ascii="Times New Roman" w:hAnsi="Times New Roman" w:cs="Times New Roman"/>
          <w:sz w:val="22"/>
          <w:szCs w:val="22"/>
        </w:rPr>
        <w:t>:</w:t>
      </w:r>
    </w:p>
    <w:p w14:paraId="1CBA0CCC" w14:textId="0A53D30B" w:rsidR="007A6B9A" w:rsidRPr="00833E0D" w:rsidDel="007A6B9A" w:rsidRDefault="007A6B9A">
      <w:pPr>
        <w:pStyle w:val="BodyText"/>
        <w:ind w:left="0" w:right="40"/>
        <w:rPr>
          <w:del w:id="82" w:author="Sheridan, Jack" w:date="2026-08-26T13:25:00Z" w16du:dateUtc="2026-08-26T17:25:00Z"/>
          <w:rFonts w:ascii="Times New Roman" w:hAnsi="Times New Roman" w:cs="Times New Roman"/>
          <w:sz w:val="22"/>
          <w:szCs w:val="22"/>
        </w:rPr>
        <w:pPrChange w:id="83" w:author="Sheridan, Jack" w:date="2026-08-26T13:26:00Z" w16du:dateUtc="2026-08-26T17:26:00Z">
          <w:pPr>
            <w:pStyle w:val="BodyText"/>
            <w:numPr>
              <w:numId w:val="4"/>
            </w:numPr>
            <w:ind w:left="0" w:right="40" w:hanging="360"/>
          </w:pPr>
        </w:pPrChange>
      </w:pPr>
    </w:p>
    <w:p w14:paraId="0E1CC42F" w14:textId="77777777" w:rsidR="009B3563" w:rsidRPr="007A6B9A" w:rsidRDefault="009B3563">
      <w:pPr>
        <w:pStyle w:val="BodyText"/>
        <w:widowControl/>
        <w:ind w:left="0" w:right="40"/>
        <w:jc w:val="both"/>
        <w:outlineLvl w:val="2"/>
        <w:rPr>
          <w:rFonts w:ascii="Times New Roman" w:hAnsi="Times New Roman" w:cs="Times New Roman"/>
          <w:rPrChange w:id="84" w:author="Sheridan, Jack" w:date="2026-08-26T13:25:00Z" w16du:dateUtc="2026-08-26T17:25:00Z">
            <w:rPr/>
          </w:rPrChange>
        </w:rPr>
        <w:pPrChange w:id="85" w:author="Sheridan, Jack" w:date="2026-08-26T13:26:00Z" w16du:dateUtc="2026-08-26T17:26:00Z">
          <w:pPr>
            <w:widowControl/>
            <w:ind w:left="720"/>
            <w:jc w:val="both"/>
            <w:outlineLvl w:val="2"/>
          </w:pPr>
        </w:pPrChange>
      </w:pPr>
    </w:p>
    <w:p w14:paraId="242F1CF7" w14:textId="3F3FEA60" w:rsidR="00557EE4" w:rsidRDefault="00557EE4" w:rsidP="00833E0D">
      <w:pPr>
        <w:pStyle w:val="ListParagraph"/>
        <w:numPr>
          <w:ilvl w:val="0"/>
          <w:numId w:val="10"/>
        </w:numPr>
        <w:ind w:left="1530" w:right="115" w:hanging="810"/>
        <w:rPr>
          <w:rFonts w:ascii="Times New Roman" w:hAnsi="Times New Roman" w:cs="Times New Roman"/>
        </w:rPr>
      </w:pPr>
      <w:r>
        <w:rPr>
          <w:rFonts w:ascii="Times New Roman" w:hAnsi="Times New Roman" w:cs="Times New Roman"/>
        </w:rPr>
        <w:t>The fixed price of “$</w:t>
      </w:r>
      <w:del w:id="86" w:author="Sheridan, Jack" w:date="2026-08-26T13:23:00Z" w16du:dateUtc="2026-08-26T17:23:00Z">
        <w:r w:rsidDel="002131A9">
          <w:rPr>
            <w:rFonts w:ascii="Times New Roman" w:hAnsi="Times New Roman" w:cs="Times New Roman"/>
          </w:rPr>
          <w:delText>32</w:delText>
        </w:r>
      </w:del>
      <w:ins w:id="87" w:author="Sheridan, Jack" w:date="2026-08-26T13:23:00Z" w16du:dateUtc="2026-08-26T17:23:00Z">
        <w:r w:rsidR="002131A9">
          <w:rPr>
            <w:rFonts w:ascii="Times New Roman" w:hAnsi="Times New Roman" w:cs="Times New Roman"/>
          </w:rPr>
          <w:t>47</w:t>
        </w:r>
      </w:ins>
      <w:r>
        <w:rPr>
          <w:rFonts w:ascii="Times New Roman" w:hAnsi="Times New Roman" w:cs="Times New Roman"/>
        </w:rPr>
        <w:t>5,000” is hereby deleted in its entirety and replaced with “$</w:t>
      </w:r>
      <w:ins w:id="88" w:author="Sheridan, Jack" w:date="2026-08-26T13:23:00Z" w16du:dateUtc="2026-08-26T17:23:00Z">
        <w:r w:rsidR="002131A9">
          <w:rPr>
            <w:rFonts w:ascii="Times New Roman" w:hAnsi="Times New Roman" w:cs="Times New Roman"/>
          </w:rPr>
          <w:t>5</w:t>
        </w:r>
      </w:ins>
      <w:ins w:id="89" w:author="Sheridan, Jack" w:date="2026-08-31T12:15:00Z" w16du:dateUtc="2026-08-31T16:15:00Z">
        <w:r w:rsidR="0042008B">
          <w:rPr>
            <w:rFonts w:ascii="Times New Roman" w:hAnsi="Times New Roman" w:cs="Times New Roman"/>
          </w:rPr>
          <w:t>25</w:t>
        </w:r>
      </w:ins>
      <w:del w:id="90" w:author="Sheridan, Jack" w:date="2026-08-26T13:23:00Z" w16du:dateUtc="2026-08-26T17:23:00Z">
        <w:r w:rsidDel="002131A9">
          <w:rPr>
            <w:rFonts w:ascii="Times New Roman" w:hAnsi="Times New Roman" w:cs="Times New Roman"/>
          </w:rPr>
          <w:delText>475</w:delText>
        </w:r>
      </w:del>
      <w:r>
        <w:rPr>
          <w:rFonts w:ascii="Times New Roman" w:hAnsi="Times New Roman" w:cs="Times New Roman"/>
        </w:rPr>
        <w:t>,000.00.”</w:t>
      </w:r>
    </w:p>
    <w:p w14:paraId="01F84890" w14:textId="77777777" w:rsidR="00833E0D" w:rsidRPr="00833E0D" w:rsidRDefault="00833E0D" w:rsidP="00833E0D">
      <w:pPr>
        <w:ind w:left="1530" w:right="115"/>
        <w:rPr>
          <w:rFonts w:ascii="Times New Roman" w:hAnsi="Times New Roman" w:cs="Times New Roman"/>
        </w:rPr>
      </w:pPr>
    </w:p>
    <w:p w14:paraId="5D207084" w14:textId="6527F979" w:rsidR="00557EE4" w:rsidRPr="009B3563" w:rsidDel="00DB1D08" w:rsidRDefault="00557EE4" w:rsidP="00833E0D">
      <w:pPr>
        <w:pStyle w:val="ListParagraph"/>
        <w:numPr>
          <w:ilvl w:val="0"/>
          <w:numId w:val="10"/>
        </w:numPr>
        <w:ind w:left="1530" w:right="115" w:hanging="810"/>
        <w:rPr>
          <w:del w:id="91" w:author="Sheridan, Jack" w:date="2026-08-26T13:35:00Z" w16du:dateUtc="2026-08-26T17:35:00Z"/>
          <w:rFonts w:ascii="Times New Roman" w:hAnsi="Times New Roman" w:cs="Times New Roman"/>
        </w:rPr>
      </w:pPr>
      <w:r>
        <w:rPr>
          <w:rFonts w:ascii="Times New Roman" w:hAnsi="Times New Roman" w:cs="Times New Roman"/>
        </w:rPr>
        <w:t xml:space="preserve">The milestone payment schedule is hereby modified to insert the following additional milestone and milestone payment: </w:t>
      </w:r>
    </w:p>
    <w:p w14:paraId="6DDCF09B" w14:textId="77777777" w:rsidR="009B3563" w:rsidRPr="00DB1D08" w:rsidRDefault="009B3563">
      <w:pPr>
        <w:pStyle w:val="ListParagraph"/>
        <w:numPr>
          <w:ilvl w:val="0"/>
          <w:numId w:val="10"/>
        </w:numPr>
        <w:ind w:left="1530" w:right="115" w:hanging="810"/>
        <w:rPr>
          <w:rFonts w:ascii="Times New Roman" w:hAnsi="Times New Roman" w:cs="Times New Roman"/>
          <w:rPrChange w:id="92" w:author="Sheridan, Jack" w:date="2026-08-26T13:35:00Z" w16du:dateUtc="2026-08-26T17:35:00Z">
            <w:rPr/>
          </w:rPrChange>
        </w:rPr>
        <w:pPrChange w:id="93" w:author="Sheridan, Jack" w:date="2026-08-26T13:35:00Z" w16du:dateUtc="2026-08-26T17:35:00Z">
          <w:pPr>
            <w:widowControl/>
            <w:ind w:left="118"/>
            <w:jc w:val="both"/>
            <w:outlineLvl w:val="2"/>
          </w:pPr>
        </w:pPrChange>
      </w:pPr>
    </w:p>
    <w:tbl>
      <w:tblPr>
        <w:tblStyle w:val="TableGrid1"/>
        <w:tblW w:w="6840" w:type="dxa"/>
        <w:tblInd w:w="1779" w:type="dxa"/>
        <w:tblLook w:val="04A0" w:firstRow="1" w:lastRow="0" w:firstColumn="1" w:lastColumn="0" w:noHBand="0" w:noVBand="1"/>
      </w:tblPr>
      <w:tblGrid>
        <w:gridCol w:w="630"/>
        <w:gridCol w:w="2686"/>
        <w:gridCol w:w="3524"/>
      </w:tblGrid>
      <w:tr w:rsidR="002A3451" w:rsidRPr="009B3563" w14:paraId="7332CF03" w14:textId="77777777" w:rsidTr="00833E0D">
        <w:trPr>
          <w:trHeight w:val="384"/>
        </w:trPr>
        <w:tc>
          <w:tcPr>
            <w:tcW w:w="630" w:type="dxa"/>
          </w:tcPr>
          <w:p w14:paraId="67C8545E" w14:textId="7439919E" w:rsidR="002A3451" w:rsidRPr="009B3563" w:rsidRDefault="002A3451" w:rsidP="00D9103B">
            <w:pPr>
              <w:rPr>
                <w:rFonts w:ascii="Times New Roman" w:eastAsia="Aptos" w:hAnsi="Times New Roman" w:cs="Times New Roman"/>
              </w:rPr>
            </w:pPr>
            <w:r>
              <w:rPr>
                <w:rFonts w:ascii="Times New Roman" w:eastAsia="Aptos" w:hAnsi="Times New Roman" w:cs="Times New Roman"/>
              </w:rPr>
              <w:t>4</w:t>
            </w:r>
          </w:p>
        </w:tc>
        <w:tc>
          <w:tcPr>
            <w:tcW w:w="2686" w:type="dxa"/>
          </w:tcPr>
          <w:p w14:paraId="0B5988E5" w14:textId="73AF3210" w:rsidR="002A3451" w:rsidRPr="009B3563" w:rsidRDefault="002A3451" w:rsidP="00D9103B">
            <w:pPr>
              <w:rPr>
                <w:rFonts w:ascii="Times New Roman" w:eastAsia="Aptos" w:hAnsi="Times New Roman" w:cs="Times New Roman"/>
              </w:rPr>
            </w:pPr>
            <w:r>
              <w:rPr>
                <w:rFonts w:ascii="Times New Roman" w:eastAsia="Aptos" w:hAnsi="Times New Roman" w:cs="Times New Roman"/>
              </w:rPr>
              <w:t xml:space="preserve">DFSC’s acceptance of </w:t>
            </w:r>
            <w:del w:id="94" w:author="Sheridan, Jack" w:date="2026-08-26T13:24:00Z" w16du:dateUtc="2026-08-26T17:24:00Z">
              <w:r w:rsidR="009B39B1" w:rsidDel="002131A9">
                <w:rPr>
                  <w:rFonts w:ascii="Times New Roman" w:eastAsia="Aptos" w:hAnsi="Times New Roman" w:cs="Times New Roman"/>
                </w:rPr>
                <w:delText xml:space="preserve">four (4) </w:delText>
              </w:r>
              <w:r w:rsidDel="002131A9">
                <w:rPr>
                  <w:rFonts w:ascii="Times New Roman" w:eastAsia="Aptos" w:hAnsi="Times New Roman" w:cs="Times New Roman"/>
                </w:rPr>
                <w:delText xml:space="preserve">additional </w:delText>
              </w:r>
              <w:r w:rsidR="009B39B1" w:rsidDel="002131A9">
                <w:rPr>
                  <w:rFonts w:ascii="Times New Roman" w:eastAsia="Aptos" w:hAnsi="Times New Roman" w:cs="Times New Roman"/>
                </w:rPr>
                <w:delText>Gen AI Agents and Gen AI Sup</w:delText>
              </w:r>
              <w:r w:rsidR="00557EE4" w:rsidDel="002131A9">
                <w:rPr>
                  <w:rFonts w:ascii="Times New Roman" w:eastAsia="Aptos" w:hAnsi="Times New Roman" w:cs="Times New Roman"/>
                </w:rPr>
                <w:delText>p</w:delText>
              </w:r>
              <w:r w:rsidR="009B39B1" w:rsidDel="002131A9">
                <w:rPr>
                  <w:rFonts w:ascii="Times New Roman" w:eastAsia="Aptos" w:hAnsi="Times New Roman" w:cs="Times New Roman"/>
                </w:rPr>
                <w:delText>ort</w:delText>
              </w:r>
            </w:del>
            <w:ins w:id="95" w:author="Sheridan, Jack" w:date="2026-08-26T13:24:00Z" w16du:dateUtc="2026-08-26T17:24:00Z">
              <w:r w:rsidR="002131A9">
                <w:rPr>
                  <w:rFonts w:ascii="Times New Roman" w:eastAsia="Aptos" w:hAnsi="Times New Roman" w:cs="Times New Roman"/>
                </w:rPr>
                <w:t>the Training</w:t>
              </w:r>
            </w:ins>
          </w:p>
        </w:tc>
        <w:tc>
          <w:tcPr>
            <w:tcW w:w="3524" w:type="dxa"/>
          </w:tcPr>
          <w:p w14:paraId="04E57E81" w14:textId="7F5B1635" w:rsidR="002A3451" w:rsidRPr="009B3563" w:rsidRDefault="009B39B1" w:rsidP="00D9103B">
            <w:pPr>
              <w:rPr>
                <w:rFonts w:ascii="Times New Roman" w:eastAsia="Aptos" w:hAnsi="Times New Roman" w:cs="Times New Roman"/>
              </w:rPr>
            </w:pPr>
            <w:r>
              <w:rPr>
                <w:rFonts w:ascii="Times New Roman" w:hAnsi="Times New Roman" w:cs="Times New Roman"/>
              </w:rPr>
              <w:t>$</w:t>
            </w:r>
            <w:del w:id="96" w:author="Sheridan, Jack" w:date="2026-08-26T13:24:00Z" w16du:dateUtc="2026-08-26T17:24:00Z">
              <w:r w:rsidDel="002131A9">
                <w:rPr>
                  <w:rFonts w:ascii="Times New Roman" w:hAnsi="Times New Roman" w:cs="Times New Roman"/>
                </w:rPr>
                <w:delText>1</w:delText>
              </w:r>
            </w:del>
            <w:ins w:id="97" w:author="Sheridan, Jack" w:date="2026-08-31T12:14:00Z" w16du:dateUtc="2026-08-31T16:14:00Z">
              <w:r w:rsidR="0042008B">
                <w:rPr>
                  <w:rFonts w:ascii="Times New Roman" w:hAnsi="Times New Roman" w:cs="Times New Roman"/>
                </w:rPr>
                <w:t>5</w:t>
              </w:r>
            </w:ins>
            <w:ins w:id="98" w:author="Sheridan, Jack" w:date="2026-08-31T12:15:00Z" w16du:dateUtc="2026-08-31T16:15:00Z">
              <w:r w:rsidR="0042008B">
                <w:rPr>
                  <w:rFonts w:ascii="Times New Roman" w:hAnsi="Times New Roman" w:cs="Times New Roman"/>
                </w:rPr>
                <w:t>0</w:t>
              </w:r>
            </w:ins>
            <w:del w:id="99" w:author="Sheridan, Jack" w:date="2026-08-31T10:00:00Z" w16du:dateUtc="2026-08-31T14:00:00Z">
              <w:r w:rsidDel="00EA2298">
                <w:rPr>
                  <w:rFonts w:ascii="Times New Roman" w:hAnsi="Times New Roman" w:cs="Times New Roman"/>
                </w:rPr>
                <w:delText>50</w:delText>
              </w:r>
            </w:del>
            <w:r>
              <w:rPr>
                <w:rFonts w:ascii="Times New Roman" w:hAnsi="Times New Roman" w:cs="Times New Roman"/>
              </w:rPr>
              <w:t>,000</w:t>
            </w:r>
            <w:del w:id="100" w:author="Sheridan, Jack" w:date="2026-08-26T13:24:00Z" w16du:dateUtc="2026-08-26T17:24:00Z">
              <w:r w:rsidDel="002131A9">
                <w:rPr>
                  <w:rFonts w:ascii="Times New Roman" w:hAnsi="Times New Roman" w:cs="Times New Roman"/>
                </w:rPr>
                <w:delText xml:space="preserve"> ($37,500 per agent built</w:delText>
              </w:r>
              <w:r w:rsidR="00833E0D" w:rsidDel="002131A9">
                <w:rPr>
                  <w:rFonts w:ascii="Times New Roman" w:hAnsi="Times New Roman" w:cs="Times New Roman"/>
                </w:rPr>
                <w:delText>)</w:delText>
              </w:r>
            </w:del>
          </w:p>
        </w:tc>
      </w:tr>
    </w:tbl>
    <w:p w14:paraId="3005BBC8" w14:textId="52B7DA8C" w:rsidR="000A0316" w:rsidDel="00A33DEA" w:rsidRDefault="00A33DEA">
      <w:pPr>
        <w:widowControl/>
        <w:tabs>
          <w:tab w:val="left" w:pos="340"/>
        </w:tabs>
        <w:jc w:val="both"/>
        <w:outlineLvl w:val="2"/>
        <w:rPr>
          <w:del w:id="101" w:author="Sheridan, Jack" w:date="2026-08-26T13:32:00Z" w16du:dateUtc="2026-08-26T17:32:00Z"/>
          <w:rFonts w:ascii="Times New Roman" w:hAnsi="Times New Roman" w:cs="Times New Roman"/>
        </w:rPr>
        <w:pPrChange w:id="102" w:author="Sheridan, Jack" w:date="2026-08-26T13:32:00Z" w16du:dateUtc="2026-08-26T17:32:00Z">
          <w:pPr>
            <w:widowControl/>
            <w:tabs>
              <w:tab w:val="left" w:pos="340"/>
            </w:tabs>
            <w:ind w:left="360"/>
            <w:jc w:val="both"/>
            <w:outlineLvl w:val="2"/>
          </w:pPr>
        </w:pPrChange>
      </w:pPr>
      <w:ins w:id="103" w:author="Sheridan, Jack" w:date="2026-08-26T13:33:00Z" w16du:dateUtc="2026-08-26T17:33:00Z">
        <w:r>
          <w:rPr>
            <w:rFonts w:ascii="Times New Roman" w:hAnsi="Times New Roman" w:cs="Times New Roman"/>
          </w:rPr>
          <w:t>3.</w:t>
        </w:r>
        <w:r>
          <w:rPr>
            <w:rFonts w:ascii="Times New Roman" w:hAnsi="Times New Roman" w:cs="Times New Roman"/>
          </w:rPr>
          <w:tab/>
        </w:r>
      </w:ins>
    </w:p>
    <w:p w14:paraId="341A4242" w14:textId="7485FBD1" w:rsidR="000A0316" w:rsidDel="007A6B9A" w:rsidRDefault="00557EE4" w:rsidP="00833E0D">
      <w:pPr>
        <w:pStyle w:val="ListParagraph"/>
        <w:numPr>
          <w:ilvl w:val="0"/>
          <w:numId w:val="10"/>
        </w:numPr>
        <w:ind w:left="1440" w:right="115" w:hanging="720"/>
        <w:rPr>
          <w:del w:id="104" w:author="Meredith, Jonathan W." w:date="2026-04-27T09:54:00Z" w16du:dateUtc="2026-04-27T13:54:00Z"/>
          <w:rFonts w:ascii="Times New Roman" w:hAnsi="Times New Roman" w:cs="Times New Roman"/>
        </w:rPr>
      </w:pPr>
      <w:del w:id="105" w:author="Meredith, Jonathan W." w:date="2026-04-27T09:54:00Z" w16du:dateUtc="2026-04-27T13:54:00Z">
        <w:r w:rsidDel="009271D8">
          <w:rPr>
            <w:rFonts w:ascii="Times New Roman" w:hAnsi="Times New Roman" w:cs="Times New Roman"/>
          </w:rPr>
          <w:delText xml:space="preserve">The reimbursable travel and living expenses of “$48, 750.00” are hereby deleted in their entirety and replace with </w:delText>
        </w:r>
        <w:r w:rsidR="00833E0D" w:rsidDel="009271D8">
          <w:rPr>
            <w:rFonts w:ascii="Times New Roman" w:hAnsi="Times New Roman" w:cs="Times New Roman"/>
          </w:rPr>
          <w:delText>“</w:delText>
        </w:r>
        <w:r w:rsidDel="009271D8">
          <w:rPr>
            <w:rFonts w:ascii="Times New Roman" w:hAnsi="Times New Roman" w:cs="Times New Roman"/>
          </w:rPr>
          <w:delText>$71,250.00.”</w:delText>
        </w:r>
      </w:del>
    </w:p>
    <w:p w14:paraId="4B489086" w14:textId="254D1276" w:rsidR="00AA4423" w:rsidRPr="00A33DEA" w:rsidRDefault="007A6B9A">
      <w:pPr>
        <w:ind w:right="115"/>
        <w:rPr>
          <w:ins w:id="106" w:author="Sheridan, Jack" w:date="2026-08-26T13:29:00Z" w16du:dateUtc="2026-08-26T17:29:00Z"/>
          <w:rFonts w:ascii="Times New Roman" w:hAnsi="Times New Roman" w:cs="Times New Roman"/>
          <w:rPrChange w:id="107" w:author="Sheridan, Jack" w:date="2026-08-26T13:33:00Z" w16du:dateUtc="2026-08-26T17:33:00Z">
            <w:rPr>
              <w:ins w:id="108" w:author="Sheridan, Jack" w:date="2026-08-26T13:29:00Z" w16du:dateUtc="2026-08-26T17:29:00Z"/>
            </w:rPr>
          </w:rPrChange>
        </w:rPr>
        <w:pPrChange w:id="109" w:author="Sheridan, Jack" w:date="2026-08-26T13:33:00Z" w16du:dateUtc="2026-08-26T17:33:00Z">
          <w:pPr>
            <w:pStyle w:val="ListParagraph"/>
            <w:numPr>
              <w:numId w:val="4"/>
            </w:numPr>
            <w:ind w:left="839" w:right="115" w:hanging="360"/>
          </w:pPr>
        </w:pPrChange>
      </w:pPr>
      <w:ins w:id="110" w:author="Sheridan, Jack" w:date="2026-08-26T13:26:00Z" w16du:dateUtc="2026-08-26T17:26:00Z">
        <w:r w:rsidRPr="00A33DEA">
          <w:rPr>
            <w:rFonts w:ascii="Times New Roman" w:hAnsi="Times New Roman" w:cs="Times New Roman"/>
            <w:rPrChange w:id="111" w:author="Sheridan, Jack" w:date="2026-08-26T13:33:00Z" w16du:dateUtc="2026-08-26T17:33:00Z">
              <w:rPr/>
            </w:rPrChange>
          </w:rPr>
          <w:t>Section V (Deliverables) is hereby modified as follows:</w:t>
        </w:r>
      </w:ins>
    </w:p>
    <w:p w14:paraId="10F62BD2" w14:textId="19D22B2F" w:rsidR="006C5C53" w:rsidRDefault="006C5C53" w:rsidP="00F32B3D">
      <w:pPr>
        <w:pStyle w:val="ListParagraph"/>
        <w:numPr>
          <w:ilvl w:val="0"/>
          <w:numId w:val="11"/>
        </w:numPr>
        <w:ind w:right="115"/>
        <w:rPr>
          <w:ins w:id="112" w:author="Sheridan, Jack" w:date="2026-08-26T13:34:00Z" w16du:dateUtc="2026-08-26T17:34:00Z"/>
          <w:rFonts w:ascii="Times New Roman" w:hAnsi="Times New Roman" w:cs="Times New Roman"/>
        </w:rPr>
      </w:pPr>
      <w:ins w:id="113" w:author="Sheridan, Jack" w:date="2026-08-26T13:26:00Z" w16du:dateUtc="2026-08-26T17:26:00Z">
        <w:r>
          <w:rPr>
            <w:rFonts w:ascii="Times New Roman" w:hAnsi="Times New Roman" w:cs="Times New Roman"/>
          </w:rPr>
          <w:t>The following ne</w:t>
        </w:r>
      </w:ins>
      <w:ins w:id="114" w:author="Sheridan, Jack" w:date="2026-08-26T13:27:00Z" w16du:dateUtc="2026-08-26T17:27:00Z">
        <w:r>
          <w:rPr>
            <w:rFonts w:ascii="Times New Roman" w:hAnsi="Times New Roman" w:cs="Times New Roman"/>
          </w:rPr>
          <w:t>w Section is inserted with the remaining sections renumbered accordingly:</w:t>
        </w:r>
      </w:ins>
    </w:p>
    <w:p w14:paraId="193B8E02" w14:textId="77777777" w:rsidR="00F32B3D" w:rsidRPr="00F32B3D" w:rsidRDefault="00F32B3D" w:rsidP="00F32B3D">
      <w:pPr>
        <w:pStyle w:val="ListParagraph"/>
        <w:ind w:left="1080" w:right="115" w:firstLine="0"/>
        <w:rPr>
          <w:ins w:id="115" w:author="Sheridan, Jack" w:date="2026-08-26T13:27:00Z" w16du:dateUtc="2026-08-26T17:27:00Z"/>
          <w:rFonts w:ascii="Times New Roman" w:hAnsi="Times New Roman" w:cs="Times New Roman"/>
          <w:rPrChange w:id="116" w:author="Sheridan, Jack" w:date="2026-08-26T13:33:00Z" w16du:dateUtc="2026-08-26T17:33:00Z">
            <w:rPr>
              <w:ins w:id="117" w:author="Sheridan, Jack" w:date="2026-08-26T13:27:00Z" w16du:dateUtc="2026-08-26T17:27:00Z"/>
            </w:rPr>
          </w:rPrChange>
        </w:rPr>
      </w:pPr>
    </w:p>
    <w:p w14:paraId="6259231B" w14:textId="77777777" w:rsidR="00A33DEA" w:rsidRDefault="00E323CF" w:rsidP="00A33DEA">
      <w:pPr>
        <w:pStyle w:val="ListParagraph"/>
        <w:ind w:left="1080" w:right="115" w:firstLine="0"/>
        <w:rPr>
          <w:ins w:id="118" w:author="Sheridan, Jack" w:date="2026-08-26T13:34:00Z" w16du:dateUtc="2026-08-26T17:34:00Z"/>
          <w:rFonts w:ascii="Times New Roman" w:hAnsi="Times New Roman" w:cs="Times New Roman"/>
        </w:rPr>
      </w:pPr>
      <w:ins w:id="119" w:author="Sheridan, Jack" w:date="2026-08-26T13:27:00Z" w16du:dateUtc="2026-08-26T17:27:00Z">
        <w:r>
          <w:rPr>
            <w:rFonts w:ascii="Times New Roman" w:hAnsi="Times New Roman" w:cs="Times New Roman"/>
          </w:rPr>
          <w:t>“F. Training and associated training materials, as described in Section II, due as soon as completed, but no later than the end of the</w:t>
        </w:r>
      </w:ins>
      <w:ins w:id="120" w:author="Sheridan, Jack" w:date="2026-08-26T13:28:00Z" w16du:dateUtc="2026-08-26T17:28:00Z">
        <w:r>
          <w:rPr>
            <w:rFonts w:ascii="Times New Roman" w:hAnsi="Times New Roman" w:cs="Times New Roman"/>
          </w:rPr>
          <w:t xml:space="preserve"> Performance Period of this Statement of Work.”</w:t>
        </w:r>
      </w:ins>
    </w:p>
    <w:p w14:paraId="4250269E" w14:textId="77777777" w:rsidR="00F32B3D" w:rsidRDefault="00F32B3D" w:rsidP="00A33DEA">
      <w:pPr>
        <w:pStyle w:val="ListParagraph"/>
        <w:ind w:left="1080" w:right="115" w:firstLine="0"/>
        <w:rPr>
          <w:ins w:id="121" w:author="Sheridan, Jack" w:date="2026-08-26T13:33:00Z" w16du:dateUtc="2026-08-26T17:33:00Z"/>
          <w:rFonts w:ascii="Times New Roman" w:hAnsi="Times New Roman" w:cs="Times New Roman"/>
        </w:rPr>
      </w:pPr>
    </w:p>
    <w:p w14:paraId="11FC08BF" w14:textId="31230A33" w:rsidR="00E323CF" w:rsidRPr="00A33DEA" w:rsidRDefault="00A33DEA">
      <w:pPr>
        <w:ind w:right="115"/>
        <w:rPr>
          <w:ins w:id="122" w:author="Sheridan, Jack" w:date="2026-08-26T13:28:00Z" w16du:dateUtc="2026-08-26T17:28:00Z"/>
          <w:rFonts w:ascii="Times New Roman" w:hAnsi="Times New Roman" w:cs="Times New Roman"/>
          <w:rPrChange w:id="123" w:author="Sheridan, Jack" w:date="2026-08-26T13:33:00Z" w16du:dateUtc="2026-08-26T17:33:00Z">
            <w:rPr>
              <w:ins w:id="124" w:author="Sheridan, Jack" w:date="2026-08-26T13:28:00Z" w16du:dateUtc="2026-08-26T17:28:00Z"/>
            </w:rPr>
          </w:rPrChange>
        </w:rPr>
        <w:pPrChange w:id="125" w:author="Sheridan, Jack" w:date="2026-08-26T13:33:00Z" w16du:dateUtc="2026-08-26T17:33:00Z">
          <w:pPr>
            <w:pStyle w:val="ListParagraph"/>
            <w:numPr>
              <w:numId w:val="4"/>
            </w:numPr>
            <w:ind w:left="839" w:right="115" w:hanging="360"/>
          </w:pPr>
        </w:pPrChange>
      </w:pPr>
      <w:ins w:id="126" w:author="Sheridan, Jack" w:date="2026-08-26T13:33:00Z" w16du:dateUtc="2026-08-26T17:33:00Z">
        <w:r>
          <w:rPr>
            <w:rFonts w:ascii="Times New Roman" w:hAnsi="Times New Roman" w:cs="Times New Roman"/>
          </w:rPr>
          <w:t>4.</w:t>
        </w:r>
        <w:r w:rsidR="00F32B3D">
          <w:rPr>
            <w:rFonts w:ascii="Times New Roman" w:hAnsi="Times New Roman" w:cs="Times New Roman"/>
          </w:rPr>
          <w:tab/>
        </w:r>
      </w:ins>
      <w:ins w:id="127" w:author="Sheridan, Jack" w:date="2026-08-26T13:28:00Z" w16du:dateUtc="2026-08-26T17:28:00Z">
        <w:r w:rsidR="00E323CF" w:rsidRPr="00A33DEA">
          <w:rPr>
            <w:rFonts w:ascii="Times New Roman" w:hAnsi="Times New Roman" w:cs="Times New Roman"/>
            <w:rPrChange w:id="128" w:author="Sheridan, Jack" w:date="2026-08-26T13:33:00Z" w16du:dateUtc="2026-08-26T17:33:00Z">
              <w:rPr/>
            </w:rPrChange>
          </w:rPr>
          <w:t xml:space="preserve">Section VI (Dependencies) </w:t>
        </w:r>
        <w:r w:rsidR="00D02F11" w:rsidRPr="00A33DEA">
          <w:rPr>
            <w:rFonts w:ascii="Times New Roman" w:hAnsi="Times New Roman" w:cs="Times New Roman"/>
            <w:rPrChange w:id="129" w:author="Sheridan, Jack" w:date="2026-08-26T13:33:00Z" w16du:dateUtc="2026-08-26T17:33:00Z">
              <w:rPr/>
            </w:rPrChange>
          </w:rPr>
          <w:t>is hereby modified as follows:</w:t>
        </w:r>
      </w:ins>
    </w:p>
    <w:p w14:paraId="1AC606E0" w14:textId="150B9E74" w:rsidR="00315D1D" w:rsidRDefault="00315D1D" w:rsidP="00315D1D">
      <w:pPr>
        <w:pStyle w:val="ListParagraph"/>
        <w:numPr>
          <w:ilvl w:val="0"/>
          <w:numId w:val="13"/>
        </w:numPr>
        <w:ind w:right="115"/>
        <w:rPr>
          <w:ins w:id="130" w:author="Sheridan, Jack" w:date="2026-08-26T13:29:00Z" w16du:dateUtc="2026-08-26T17:29:00Z"/>
          <w:rFonts w:ascii="Times New Roman" w:hAnsi="Times New Roman" w:cs="Times New Roman"/>
        </w:rPr>
      </w:pPr>
      <w:ins w:id="131" w:author="Sheridan, Jack" w:date="2026-08-26T13:29:00Z" w16du:dateUtc="2026-08-26T17:29:00Z">
        <w:r w:rsidRPr="00315D1D">
          <w:rPr>
            <w:rFonts w:ascii="Times New Roman" w:hAnsi="Times New Roman" w:cs="Times New Roman"/>
            <w:rPrChange w:id="132" w:author="Sheridan, Jack" w:date="2026-08-26T13:29:00Z" w16du:dateUtc="2026-08-26T17:29:00Z">
              <w:rPr/>
            </w:rPrChange>
          </w:rPr>
          <w:t>The following new Section is inserted with the remaining sections renumbered accordingly:</w:t>
        </w:r>
      </w:ins>
    </w:p>
    <w:p w14:paraId="0D1DEA9B" w14:textId="77777777" w:rsidR="00315D1D" w:rsidRDefault="00315D1D" w:rsidP="00315D1D">
      <w:pPr>
        <w:pStyle w:val="ListParagraph"/>
        <w:ind w:left="1080" w:right="115" w:firstLine="0"/>
        <w:rPr>
          <w:ins w:id="133" w:author="Sheridan, Jack" w:date="2026-08-26T13:29:00Z" w16du:dateUtc="2026-08-26T17:29:00Z"/>
          <w:rFonts w:ascii="Times New Roman" w:hAnsi="Times New Roman" w:cs="Times New Roman"/>
        </w:rPr>
      </w:pPr>
    </w:p>
    <w:p w14:paraId="7C5F4662" w14:textId="3366E0D6" w:rsidR="00315D1D" w:rsidRDefault="00315D1D" w:rsidP="00315D1D">
      <w:pPr>
        <w:pStyle w:val="ListParagraph"/>
        <w:ind w:left="1080" w:right="115" w:firstLine="0"/>
        <w:rPr>
          <w:ins w:id="134" w:author="Sheridan, Jack" w:date="2026-08-26T13:30:00Z" w16du:dateUtc="2026-08-26T17:30:00Z"/>
          <w:rFonts w:ascii="Times New Roman" w:hAnsi="Times New Roman" w:cs="Times New Roman"/>
        </w:rPr>
      </w:pPr>
      <w:ins w:id="135" w:author="Sheridan, Jack" w:date="2026-08-26T13:29:00Z" w16du:dateUtc="2026-08-26T17:29:00Z">
        <w:r>
          <w:rPr>
            <w:rFonts w:ascii="Times New Roman" w:hAnsi="Times New Roman" w:cs="Times New Roman"/>
          </w:rPr>
          <w:t xml:space="preserve">“J. </w:t>
        </w:r>
        <w:r w:rsidR="006F4B37" w:rsidRPr="006F4B37">
          <w:rPr>
            <w:rFonts w:ascii="Times New Roman" w:hAnsi="Times New Roman" w:cs="Times New Roman"/>
          </w:rPr>
          <w:t xml:space="preserve">DFSC will provide all training participants with the necessary access to Microsoft Fabric, Azure DevOps, and related development environments prior to the commencement of the </w:t>
        </w:r>
        <w:r w:rsidR="006F4B37" w:rsidRPr="006F4B37">
          <w:rPr>
            <w:rFonts w:ascii="Times New Roman" w:hAnsi="Times New Roman" w:cs="Times New Roman"/>
          </w:rPr>
          <w:lastRenderedPageBreak/>
          <w:t>Training.</w:t>
        </w:r>
      </w:ins>
    </w:p>
    <w:p w14:paraId="534A10DF" w14:textId="77777777" w:rsidR="006F4B37" w:rsidRDefault="006F4B37" w:rsidP="00315D1D">
      <w:pPr>
        <w:pStyle w:val="ListParagraph"/>
        <w:ind w:left="1080" w:right="115" w:firstLine="0"/>
        <w:rPr>
          <w:ins w:id="136" w:author="Sheridan, Jack" w:date="2026-08-26T13:30:00Z" w16du:dateUtc="2026-08-26T17:30:00Z"/>
          <w:rFonts w:ascii="Times New Roman" w:hAnsi="Times New Roman" w:cs="Times New Roman"/>
        </w:rPr>
      </w:pPr>
    </w:p>
    <w:p w14:paraId="18C9DCBC" w14:textId="61280591" w:rsidR="006F4B37" w:rsidRPr="00315D1D" w:rsidRDefault="006F4B37">
      <w:pPr>
        <w:pStyle w:val="ListParagraph"/>
        <w:ind w:left="1080" w:right="115" w:firstLine="0"/>
        <w:rPr>
          <w:ins w:id="137" w:author="Sheridan, Jack" w:date="2026-08-26T13:29:00Z" w16du:dateUtc="2026-08-26T17:29:00Z"/>
          <w:rFonts w:ascii="Times New Roman" w:hAnsi="Times New Roman" w:cs="Times New Roman"/>
          <w:rPrChange w:id="138" w:author="Sheridan, Jack" w:date="2026-08-26T13:29:00Z" w16du:dateUtc="2026-08-26T17:29:00Z">
            <w:rPr>
              <w:ins w:id="139" w:author="Sheridan, Jack" w:date="2026-08-26T13:29:00Z" w16du:dateUtc="2026-08-26T17:29:00Z"/>
            </w:rPr>
          </w:rPrChange>
        </w:rPr>
        <w:pPrChange w:id="140" w:author="Sheridan, Jack" w:date="2026-08-26T13:29:00Z" w16du:dateUtc="2026-08-26T17:29:00Z">
          <w:pPr>
            <w:pStyle w:val="ListParagraph"/>
            <w:numPr>
              <w:numId w:val="12"/>
            </w:numPr>
            <w:ind w:left="1199" w:right="115" w:hanging="360"/>
          </w:pPr>
        </w:pPrChange>
      </w:pPr>
      <w:ins w:id="141" w:author="Sheridan, Jack" w:date="2026-08-26T13:30:00Z" w16du:dateUtc="2026-08-26T17:30:00Z">
        <w:r>
          <w:rPr>
            <w:rFonts w:ascii="Times New Roman" w:hAnsi="Times New Roman" w:cs="Times New Roman"/>
          </w:rPr>
          <w:t xml:space="preserve">K. </w:t>
        </w:r>
        <w:r w:rsidRPr="006F4B37">
          <w:rPr>
            <w:rFonts w:ascii="Times New Roman" w:hAnsi="Times New Roman" w:cs="Times New Roman"/>
          </w:rPr>
          <w:t>DFSC will identify the representative workflows to be used during the hands-on portion of the Training prior to the commencement of the Training</w:t>
        </w:r>
        <w:r>
          <w:rPr>
            <w:rFonts w:ascii="Times New Roman" w:hAnsi="Times New Roman" w:cs="Times New Roman"/>
          </w:rPr>
          <w:t>.”</w:t>
        </w:r>
      </w:ins>
    </w:p>
    <w:p w14:paraId="7979C3A4" w14:textId="7B9A261E" w:rsidR="00D02F11" w:rsidRPr="00315D1D" w:rsidRDefault="00D02F11">
      <w:pPr>
        <w:ind w:left="839" w:right="115"/>
        <w:rPr>
          <w:ins w:id="142" w:author="Sheridan, Jack" w:date="2026-08-26T13:24:00Z" w16du:dateUtc="2026-08-26T17:24:00Z"/>
          <w:rFonts w:ascii="Times New Roman" w:hAnsi="Times New Roman" w:cs="Times New Roman"/>
          <w:rPrChange w:id="143" w:author="Sheridan, Jack" w:date="2026-08-26T13:29:00Z" w16du:dateUtc="2026-08-26T17:29:00Z">
            <w:rPr>
              <w:ins w:id="144" w:author="Sheridan, Jack" w:date="2026-08-26T13:24:00Z" w16du:dateUtc="2026-08-26T17:24:00Z"/>
            </w:rPr>
          </w:rPrChange>
        </w:rPr>
        <w:pPrChange w:id="145" w:author="Sheridan, Jack" w:date="2026-08-26T13:29:00Z" w16du:dateUtc="2026-08-26T17:29:00Z">
          <w:pPr>
            <w:pStyle w:val="ListParagraph"/>
            <w:numPr>
              <w:numId w:val="10"/>
            </w:numPr>
            <w:ind w:left="1440" w:right="115" w:hanging="720"/>
          </w:pPr>
        </w:pPrChange>
      </w:pPr>
    </w:p>
    <w:p w14:paraId="207C2A3C" w14:textId="77777777" w:rsidR="00D9103B" w:rsidRPr="00D9103B" w:rsidRDefault="00D9103B" w:rsidP="00D9103B">
      <w:pPr>
        <w:pStyle w:val="Default"/>
        <w:ind w:left="360"/>
        <w:jc w:val="both"/>
        <w:rPr>
          <w:sz w:val="22"/>
          <w:szCs w:val="22"/>
        </w:rPr>
      </w:pPr>
    </w:p>
    <w:p w14:paraId="623FA903" w14:textId="3C0376B8" w:rsidR="00D9103B" w:rsidRPr="00D9103B" w:rsidRDefault="00D9103B" w:rsidP="00D9103B">
      <w:pPr>
        <w:pStyle w:val="BodyText"/>
        <w:ind w:left="0"/>
        <w:jc w:val="both"/>
        <w:rPr>
          <w:rFonts w:ascii="Times New Roman" w:hAnsi="Times New Roman" w:cs="Times New Roman"/>
          <w:sz w:val="22"/>
          <w:szCs w:val="22"/>
        </w:rPr>
      </w:pPr>
      <w:r w:rsidRPr="00D9103B">
        <w:rPr>
          <w:rFonts w:ascii="Times New Roman" w:hAnsi="Times New Roman" w:cs="Times New Roman"/>
          <w:sz w:val="22"/>
          <w:szCs w:val="22"/>
        </w:rPr>
        <w:t>In the event the terms and conditions of this Amendment conflict with the terms and conditions of the Statement of Work or Agreement, the terms and conditions of this Amendment shall govern. Except as modified by this Amendment, the terms and conditions of the Statement of Work and Agreement remain in full force and effect. Any term not defined in this Amendment shall have the meaning set forth in the Statement of Work and Agreement.</w:t>
      </w:r>
    </w:p>
    <w:p w14:paraId="77D9C759" w14:textId="77777777" w:rsidR="00D9103B" w:rsidRPr="00D9103B" w:rsidRDefault="00D9103B" w:rsidP="00D9103B">
      <w:pPr>
        <w:pStyle w:val="BodyText"/>
        <w:ind w:left="0"/>
        <w:jc w:val="both"/>
        <w:rPr>
          <w:rFonts w:ascii="Times New Roman" w:hAnsi="Times New Roman" w:cs="Times New Roman"/>
          <w:sz w:val="22"/>
          <w:szCs w:val="22"/>
        </w:rPr>
      </w:pPr>
    </w:p>
    <w:p w14:paraId="15D0D37A" w14:textId="5094CF19" w:rsidR="009C0A89" w:rsidRPr="00D9103B" w:rsidRDefault="00D9103B" w:rsidP="00D9103B">
      <w:pPr>
        <w:pStyle w:val="BodyText"/>
        <w:ind w:left="0"/>
        <w:jc w:val="both"/>
        <w:rPr>
          <w:rFonts w:ascii="Times New Roman" w:hAnsi="Times New Roman" w:cs="Times New Roman"/>
          <w:sz w:val="22"/>
          <w:szCs w:val="22"/>
        </w:rPr>
      </w:pPr>
      <w:r w:rsidRPr="00D9103B">
        <w:rPr>
          <w:rFonts w:ascii="Times New Roman" w:hAnsi="Times New Roman" w:cs="Times New Roman"/>
          <w:b/>
          <w:sz w:val="22"/>
          <w:szCs w:val="22"/>
        </w:rPr>
        <w:t>IN</w:t>
      </w:r>
      <w:r w:rsidRPr="00D9103B">
        <w:rPr>
          <w:rFonts w:ascii="Times New Roman" w:hAnsi="Times New Roman" w:cs="Times New Roman"/>
          <w:b/>
          <w:spacing w:val="-4"/>
          <w:sz w:val="22"/>
          <w:szCs w:val="22"/>
        </w:rPr>
        <w:t xml:space="preserve"> </w:t>
      </w:r>
      <w:r w:rsidRPr="00D9103B">
        <w:rPr>
          <w:rFonts w:ascii="Times New Roman" w:hAnsi="Times New Roman" w:cs="Times New Roman"/>
          <w:b/>
          <w:sz w:val="22"/>
          <w:szCs w:val="22"/>
        </w:rPr>
        <w:t>WITNESS</w:t>
      </w:r>
      <w:r w:rsidRPr="00D9103B">
        <w:rPr>
          <w:rFonts w:ascii="Times New Roman" w:hAnsi="Times New Roman" w:cs="Times New Roman"/>
          <w:b/>
          <w:spacing w:val="-2"/>
          <w:sz w:val="22"/>
          <w:szCs w:val="22"/>
        </w:rPr>
        <w:t xml:space="preserve"> </w:t>
      </w:r>
      <w:r w:rsidRPr="00D9103B">
        <w:rPr>
          <w:rFonts w:ascii="Times New Roman" w:hAnsi="Times New Roman" w:cs="Times New Roman"/>
          <w:b/>
          <w:sz w:val="22"/>
          <w:szCs w:val="22"/>
        </w:rPr>
        <w:t>HEREOF</w:t>
      </w:r>
      <w:r w:rsidRPr="00D9103B">
        <w:rPr>
          <w:rFonts w:ascii="Times New Roman" w:hAnsi="Times New Roman" w:cs="Times New Roman"/>
          <w:sz w:val="22"/>
          <w:szCs w:val="22"/>
        </w:rPr>
        <w:t>,</w:t>
      </w:r>
      <w:r w:rsidRPr="00D9103B">
        <w:rPr>
          <w:rFonts w:ascii="Times New Roman" w:hAnsi="Times New Roman" w:cs="Times New Roman"/>
          <w:spacing w:val="-4"/>
          <w:sz w:val="22"/>
          <w:szCs w:val="22"/>
        </w:rPr>
        <w:t xml:space="preserve"> </w:t>
      </w:r>
      <w:r w:rsidRPr="00D9103B">
        <w:rPr>
          <w:rFonts w:ascii="Times New Roman" w:hAnsi="Times New Roman" w:cs="Times New Roman"/>
          <w:sz w:val="22"/>
          <w:szCs w:val="22"/>
        </w:rPr>
        <w:t>the</w:t>
      </w:r>
      <w:r w:rsidRPr="00D9103B">
        <w:rPr>
          <w:rFonts w:ascii="Times New Roman" w:hAnsi="Times New Roman" w:cs="Times New Roman"/>
          <w:spacing w:val="-2"/>
          <w:sz w:val="22"/>
          <w:szCs w:val="22"/>
        </w:rPr>
        <w:t xml:space="preserve"> </w:t>
      </w:r>
      <w:r w:rsidRPr="00D9103B">
        <w:rPr>
          <w:rFonts w:ascii="Times New Roman" w:hAnsi="Times New Roman" w:cs="Times New Roman"/>
          <w:sz w:val="22"/>
          <w:szCs w:val="22"/>
        </w:rPr>
        <w:t>parties</w:t>
      </w:r>
      <w:r w:rsidRPr="00D9103B">
        <w:rPr>
          <w:rFonts w:ascii="Times New Roman" w:hAnsi="Times New Roman" w:cs="Times New Roman"/>
          <w:spacing w:val="-3"/>
          <w:sz w:val="22"/>
          <w:szCs w:val="22"/>
        </w:rPr>
        <w:t xml:space="preserve"> </w:t>
      </w:r>
      <w:r w:rsidRPr="00D9103B">
        <w:rPr>
          <w:rFonts w:ascii="Times New Roman" w:hAnsi="Times New Roman" w:cs="Times New Roman"/>
          <w:sz w:val="22"/>
          <w:szCs w:val="22"/>
        </w:rPr>
        <w:t>hereto</w:t>
      </w:r>
      <w:r w:rsidRPr="00D9103B">
        <w:rPr>
          <w:rFonts w:ascii="Times New Roman" w:hAnsi="Times New Roman" w:cs="Times New Roman"/>
          <w:spacing w:val="-4"/>
          <w:sz w:val="22"/>
          <w:szCs w:val="22"/>
        </w:rPr>
        <w:t xml:space="preserve"> </w:t>
      </w:r>
      <w:r w:rsidRPr="00D9103B">
        <w:rPr>
          <w:rFonts w:ascii="Times New Roman" w:hAnsi="Times New Roman" w:cs="Times New Roman"/>
          <w:sz w:val="22"/>
          <w:szCs w:val="22"/>
        </w:rPr>
        <w:t>have</w:t>
      </w:r>
      <w:r w:rsidRPr="00D9103B">
        <w:rPr>
          <w:rFonts w:ascii="Times New Roman" w:hAnsi="Times New Roman" w:cs="Times New Roman"/>
          <w:spacing w:val="-4"/>
          <w:sz w:val="22"/>
          <w:szCs w:val="22"/>
        </w:rPr>
        <w:t xml:space="preserve"> </w:t>
      </w:r>
      <w:r w:rsidRPr="00D9103B">
        <w:rPr>
          <w:rFonts w:ascii="Times New Roman" w:hAnsi="Times New Roman" w:cs="Times New Roman"/>
          <w:sz w:val="22"/>
          <w:szCs w:val="22"/>
        </w:rPr>
        <w:t>caused</w:t>
      </w:r>
      <w:r w:rsidRPr="00D9103B">
        <w:rPr>
          <w:rFonts w:ascii="Times New Roman" w:hAnsi="Times New Roman" w:cs="Times New Roman"/>
          <w:spacing w:val="-4"/>
          <w:sz w:val="22"/>
          <w:szCs w:val="22"/>
        </w:rPr>
        <w:t xml:space="preserve"> </w:t>
      </w:r>
      <w:r w:rsidRPr="00D9103B">
        <w:rPr>
          <w:rFonts w:ascii="Times New Roman" w:hAnsi="Times New Roman" w:cs="Times New Roman"/>
          <w:sz w:val="22"/>
          <w:szCs w:val="22"/>
        </w:rPr>
        <w:t>this</w:t>
      </w:r>
      <w:r w:rsidRPr="00D9103B">
        <w:rPr>
          <w:rFonts w:ascii="Times New Roman" w:hAnsi="Times New Roman" w:cs="Times New Roman"/>
          <w:spacing w:val="-3"/>
          <w:sz w:val="22"/>
          <w:szCs w:val="22"/>
        </w:rPr>
        <w:t xml:space="preserve"> </w:t>
      </w:r>
      <w:r w:rsidRPr="00D9103B">
        <w:rPr>
          <w:rFonts w:ascii="Times New Roman" w:hAnsi="Times New Roman" w:cs="Times New Roman"/>
          <w:sz w:val="22"/>
          <w:szCs w:val="22"/>
        </w:rPr>
        <w:t>Change</w:t>
      </w:r>
      <w:r w:rsidRPr="00D9103B">
        <w:rPr>
          <w:rFonts w:ascii="Times New Roman" w:hAnsi="Times New Roman" w:cs="Times New Roman"/>
          <w:spacing w:val="-4"/>
          <w:sz w:val="22"/>
          <w:szCs w:val="22"/>
        </w:rPr>
        <w:t xml:space="preserve"> </w:t>
      </w:r>
      <w:r w:rsidRPr="00D9103B">
        <w:rPr>
          <w:rFonts w:ascii="Times New Roman" w:hAnsi="Times New Roman" w:cs="Times New Roman"/>
          <w:sz w:val="22"/>
          <w:szCs w:val="22"/>
        </w:rPr>
        <w:t>Order</w:t>
      </w:r>
      <w:r w:rsidRPr="00D9103B">
        <w:rPr>
          <w:rFonts w:ascii="Times New Roman" w:hAnsi="Times New Roman" w:cs="Times New Roman"/>
          <w:spacing w:val="-2"/>
          <w:sz w:val="22"/>
          <w:szCs w:val="22"/>
        </w:rPr>
        <w:t xml:space="preserve"> </w:t>
      </w:r>
      <w:r w:rsidRPr="00D9103B">
        <w:rPr>
          <w:rFonts w:ascii="Times New Roman" w:hAnsi="Times New Roman" w:cs="Times New Roman"/>
          <w:sz w:val="22"/>
          <w:szCs w:val="22"/>
        </w:rPr>
        <w:t>to</w:t>
      </w:r>
      <w:r w:rsidRPr="00D9103B">
        <w:rPr>
          <w:rFonts w:ascii="Times New Roman" w:hAnsi="Times New Roman" w:cs="Times New Roman"/>
          <w:spacing w:val="-2"/>
          <w:sz w:val="22"/>
          <w:szCs w:val="22"/>
        </w:rPr>
        <w:t xml:space="preserve"> </w:t>
      </w:r>
      <w:r w:rsidRPr="00D9103B">
        <w:rPr>
          <w:rFonts w:ascii="Times New Roman" w:hAnsi="Times New Roman" w:cs="Times New Roman"/>
          <w:sz w:val="22"/>
          <w:szCs w:val="22"/>
        </w:rPr>
        <w:t>be</w:t>
      </w:r>
      <w:r w:rsidRPr="00D9103B">
        <w:rPr>
          <w:rFonts w:ascii="Times New Roman" w:hAnsi="Times New Roman" w:cs="Times New Roman"/>
          <w:spacing w:val="-2"/>
          <w:sz w:val="22"/>
          <w:szCs w:val="22"/>
        </w:rPr>
        <w:t xml:space="preserve"> </w:t>
      </w:r>
      <w:r w:rsidRPr="00D9103B">
        <w:rPr>
          <w:rFonts w:ascii="Times New Roman" w:hAnsi="Times New Roman" w:cs="Times New Roman"/>
          <w:sz w:val="22"/>
          <w:szCs w:val="22"/>
        </w:rPr>
        <w:t>executed</w:t>
      </w:r>
      <w:r w:rsidRPr="00D9103B">
        <w:rPr>
          <w:rFonts w:ascii="Times New Roman" w:hAnsi="Times New Roman" w:cs="Times New Roman"/>
          <w:spacing w:val="-2"/>
          <w:sz w:val="22"/>
          <w:szCs w:val="22"/>
        </w:rPr>
        <w:t xml:space="preserve"> </w:t>
      </w:r>
      <w:r w:rsidRPr="00D9103B">
        <w:rPr>
          <w:rFonts w:ascii="Times New Roman" w:hAnsi="Times New Roman" w:cs="Times New Roman"/>
          <w:sz w:val="22"/>
          <w:szCs w:val="22"/>
        </w:rPr>
        <w:t>by</w:t>
      </w:r>
      <w:r w:rsidRPr="00D9103B">
        <w:rPr>
          <w:rFonts w:ascii="Times New Roman" w:hAnsi="Times New Roman" w:cs="Times New Roman"/>
          <w:spacing w:val="-3"/>
          <w:sz w:val="22"/>
          <w:szCs w:val="22"/>
        </w:rPr>
        <w:t xml:space="preserve"> </w:t>
      </w:r>
      <w:r w:rsidRPr="00D9103B">
        <w:rPr>
          <w:rFonts w:ascii="Times New Roman" w:hAnsi="Times New Roman" w:cs="Times New Roman"/>
          <w:sz w:val="22"/>
          <w:szCs w:val="22"/>
        </w:rPr>
        <w:t>their</w:t>
      </w:r>
      <w:r w:rsidRPr="00D9103B">
        <w:rPr>
          <w:rFonts w:ascii="Times New Roman" w:hAnsi="Times New Roman" w:cs="Times New Roman"/>
          <w:spacing w:val="-3"/>
          <w:sz w:val="22"/>
          <w:szCs w:val="22"/>
        </w:rPr>
        <w:t xml:space="preserve"> </w:t>
      </w:r>
      <w:r w:rsidRPr="00D9103B">
        <w:rPr>
          <w:rFonts w:ascii="Times New Roman" w:hAnsi="Times New Roman" w:cs="Times New Roman"/>
          <w:sz w:val="22"/>
          <w:szCs w:val="22"/>
        </w:rPr>
        <w:t>duly authorized representatives as of the Change Order Effective Date.</w:t>
      </w:r>
    </w:p>
    <w:p w14:paraId="074DB8C1" w14:textId="77777777" w:rsidR="009C0A89" w:rsidRPr="00D9103B" w:rsidRDefault="009C0A89" w:rsidP="00D9103B">
      <w:pPr>
        <w:pStyle w:val="BodyText"/>
        <w:ind w:left="0"/>
        <w:jc w:val="both"/>
        <w:rPr>
          <w:rFonts w:ascii="Times New Roman" w:hAnsi="Times New Roman" w:cs="Times New Roman"/>
          <w:sz w:val="22"/>
          <w:szCs w:val="22"/>
        </w:rPr>
      </w:pPr>
    </w:p>
    <w:p w14:paraId="6DA4AD69" w14:textId="77777777" w:rsidR="00D9103B" w:rsidRPr="00D9103B" w:rsidRDefault="00D9103B" w:rsidP="00D9103B">
      <w:pPr>
        <w:widowControl/>
        <w:autoSpaceDE/>
        <w:autoSpaceDN/>
        <w:jc w:val="both"/>
        <w:rPr>
          <w:rFonts w:ascii="Times New Roman" w:eastAsia="MS Mincho" w:hAnsi="Times New Roman" w:cs="Times New Roman"/>
          <w:b/>
          <w:lang w:val="fr-FR" w:eastAsia="ja-JP"/>
        </w:rPr>
      </w:pPr>
      <w:r w:rsidRPr="00D9103B">
        <w:rPr>
          <w:rFonts w:ascii="Times New Roman" w:eastAsia="MS Mincho" w:hAnsi="Times New Roman" w:cs="Times New Roman"/>
          <w:b/>
          <w:lang w:val="fr-FR" w:eastAsia="ja-JP"/>
        </w:rPr>
        <w:t>KPMG LLP</w:t>
      </w:r>
      <w:r w:rsidRPr="00D9103B">
        <w:rPr>
          <w:rFonts w:ascii="Times New Roman" w:eastAsia="MS Mincho" w:hAnsi="Times New Roman" w:cs="Times New Roman"/>
          <w:b/>
          <w:lang w:val="fr-FR" w:eastAsia="ja-JP"/>
        </w:rPr>
        <w:tab/>
      </w:r>
      <w:r w:rsidRPr="00D9103B">
        <w:rPr>
          <w:rFonts w:ascii="Times New Roman" w:eastAsia="MS Mincho" w:hAnsi="Times New Roman" w:cs="Times New Roman"/>
          <w:b/>
          <w:lang w:val="fr-FR" w:eastAsia="ja-JP"/>
        </w:rPr>
        <w:tab/>
      </w:r>
      <w:r w:rsidRPr="00D9103B">
        <w:rPr>
          <w:rFonts w:ascii="Times New Roman" w:eastAsia="MS Mincho" w:hAnsi="Times New Roman" w:cs="Times New Roman"/>
          <w:b/>
          <w:lang w:val="fr-FR" w:eastAsia="ja-JP"/>
        </w:rPr>
        <w:tab/>
      </w:r>
      <w:r w:rsidRPr="00D9103B">
        <w:rPr>
          <w:rFonts w:ascii="Times New Roman" w:eastAsia="MS Mincho" w:hAnsi="Times New Roman" w:cs="Times New Roman"/>
          <w:b/>
          <w:lang w:val="fr-FR" w:eastAsia="ja-JP"/>
        </w:rPr>
        <w:tab/>
      </w:r>
      <w:r w:rsidRPr="00D9103B">
        <w:rPr>
          <w:rFonts w:ascii="Times New Roman" w:eastAsia="MS Mincho" w:hAnsi="Times New Roman" w:cs="Times New Roman"/>
          <w:b/>
          <w:lang w:val="fr-FR" w:eastAsia="ja-JP"/>
        </w:rPr>
        <w:tab/>
        <w:t>DISNEY FINANCIAL SERVICES, LLC</w:t>
      </w:r>
    </w:p>
    <w:p w14:paraId="619D8071" w14:textId="77777777" w:rsidR="00D9103B" w:rsidRPr="00D9103B" w:rsidRDefault="00D9103B" w:rsidP="00D9103B">
      <w:pPr>
        <w:widowControl/>
        <w:tabs>
          <w:tab w:val="left" w:pos="-720"/>
        </w:tabs>
        <w:suppressAutoHyphens/>
        <w:autoSpaceDE/>
        <w:autoSpaceDN/>
        <w:rPr>
          <w:rFonts w:ascii="Times New Roman" w:eastAsia="Times New Roman" w:hAnsi="Times New Roman" w:cs="Times New Roman"/>
          <w:u w:val="single"/>
          <w:lang w:eastAsia="ja-JP"/>
        </w:rPr>
      </w:pPr>
      <w:r w:rsidRPr="00D9103B">
        <w:rPr>
          <w:rFonts w:ascii="Times New Roman" w:eastAsia="Times New Roman" w:hAnsi="Times New Roman" w:cs="Times New Roman"/>
          <w:lang w:eastAsia="ja-JP"/>
        </w:rPr>
        <w:t xml:space="preserve">By: </w:t>
      </w:r>
      <w:r w:rsidRPr="00D9103B">
        <w:rPr>
          <w:rFonts w:ascii="Times New Roman" w:eastAsia="Times New Roman" w:hAnsi="Times New Roman" w:cs="Times New Roman"/>
          <w:color w:val="FFFFFF"/>
          <w:lang w:eastAsia="ja-JP"/>
        </w:rPr>
        <w:t>\s1\</w:t>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lang w:eastAsia="ja-JP"/>
        </w:rPr>
        <w:tab/>
      </w:r>
      <w:r w:rsidRPr="00D9103B">
        <w:rPr>
          <w:rFonts w:ascii="Times New Roman" w:eastAsia="Times New Roman" w:hAnsi="Times New Roman" w:cs="Times New Roman"/>
          <w:lang w:eastAsia="ja-JP"/>
        </w:rPr>
        <w:tab/>
        <w:t xml:space="preserve">By: </w:t>
      </w:r>
      <w:r w:rsidRPr="00D9103B">
        <w:rPr>
          <w:rFonts w:ascii="Times New Roman" w:eastAsia="Times New Roman" w:hAnsi="Times New Roman" w:cs="Times New Roman"/>
          <w:color w:val="FFFFFF"/>
          <w:lang w:eastAsia="ja-JP"/>
        </w:rPr>
        <w:t>\s2\</w:t>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p>
    <w:p w14:paraId="72554D15" w14:textId="77777777" w:rsidR="00D9103B" w:rsidRPr="00D9103B" w:rsidRDefault="00D9103B" w:rsidP="00D9103B">
      <w:pPr>
        <w:widowControl/>
        <w:tabs>
          <w:tab w:val="left" w:pos="-720"/>
        </w:tabs>
        <w:suppressAutoHyphens/>
        <w:autoSpaceDE/>
        <w:autoSpaceDN/>
        <w:rPr>
          <w:rFonts w:ascii="Times New Roman" w:eastAsia="Times New Roman" w:hAnsi="Times New Roman" w:cs="Times New Roman"/>
          <w:u w:val="single"/>
          <w:lang w:eastAsia="ja-JP"/>
        </w:rPr>
      </w:pPr>
      <w:r w:rsidRPr="00D9103B">
        <w:rPr>
          <w:rFonts w:ascii="Times New Roman" w:eastAsia="Times New Roman" w:hAnsi="Times New Roman" w:cs="Times New Roman"/>
          <w:lang w:eastAsia="ja-JP"/>
        </w:rPr>
        <w:t xml:space="preserve">Name: </w:t>
      </w:r>
      <w:r w:rsidRPr="00D9103B">
        <w:rPr>
          <w:rFonts w:ascii="Times New Roman" w:eastAsia="Times New Roman" w:hAnsi="Times New Roman" w:cs="Times New Roman"/>
          <w:color w:val="FFFFFF"/>
          <w:lang w:eastAsia="ja-JP"/>
        </w:rPr>
        <w:t>\</w:t>
      </w:r>
      <w:r w:rsidRPr="00D9103B">
        <w:rPr>
          <w:rFonts w:ascii="Times New Roman" w:eastAsia="MS Mincho" w:hAnsi="Times New Roman" w:cs="Times New Roman"/>
          <w:lang w:eastAsia="ja-JP"/>
        </w:rPr>
        <w:t>Max Hanson</w:t>
      </w:r>
      <w:r w:rsidRPr="00D9103B">
        <w:rPr>
          <w:rFonts w:ascii="Times New Roman" w:eastAsia="Times New Roman" w:hAnsi="Times New Roman" w:cs="Times New Roman"/>
          <w:lang w:eastAsia="ja-JP"/>
        </w:rPr>
        <w:tab/>
      </w:r>
      <w:r w:rsidRPr="00D9103B">
        <w:rPr>
          <w:rFonts w:ascii="Times New Roman" w:eastAsia="Times New Roman" w:hAnsi="Times New Roman" w:cs="Times New Roman"/>
          <w:lang w:eastAsia="ja-JP"/>
        </w:rPr>
        <w:tab/>
      </w:r>
      <w:r w:rsidRPr="00D9103B">
        <w:rPr>
          <w:rFonts w:ascii="Times New Roman" w:eastAsia="Times New Roman" w:hAnsi="Times New Roman" w:cs="Times New Roman"/>
          <w:lang w:eastAsia="ja-JP"/>
        </w:rPr>
        <w:tab/>
      </w:r>
      <w:r w:rsidRPr="00D9103B">
        <w:rPr>
          <w:rFonts w:ascii="Times New Roman" w:eastAsia="Times New Roman" w:hAnsi="Times New Roman" w:cs="Times New Roman"/>
          <w:lang w:eastAsia="ja-JP"/>
        </w:rPr>
        <w:tab/>
        <w:t xml:space="preserve">Name: </w:t>
      </w:r>
      <w:r w:rsidRPr="00D9103B">
        <w:rPr>
          <w:rFonts w:ascii="Times New Roman" w:eastAsia="Times New Roman" w:hAnsi="Times New Roman" w:cs="Times New Roman"/>
          <w:color w:val="FFFFFF"/>
          <w:lang w:eastAsia="ja-JP"/>
        </w:rPr>
        <w:t>\</w:t>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p>
    <w:p w14:paraId="4D7B1D42" w14:textId="77777777" w:rsidR="00D9103B" w:rsidRPr="00D9103B" w:rsidRDefault="00D9103B" w:rsidP="00D9103B">
      <w:pPr>
        <w:widowControl/>
        <w:tabs>
          <w:tab w:val="left" w:pos="-720"/>
        </w:tabs>
        <w:suppressAutoHyphens/>
        <w:autoSpaceDE/>
        <w:autoSpaceDN/>
        <w:rPr>
          <w:rFonts w:ascii="Times New Roman" w:eastAsia="Times New Roman" w:hAnsi="Times New Roman" w:cs="Times New Roman"/>
          <w:u w:val="single"/>
          <w:lang w:eastAsia="ja-JP"/>
        </w:rPr>
      </w:pPr>
      <w:r w:rsidRPr="00D9103B">
        <w:rPr>
          <w:rFonts w:ascii="Times New Roman" w:eastAsia="Times New Roman" w:hAnsi="Times New Roman" w:cs="Times New Roman"/>
          <w:lang w:eastAsia="ja-JP"/>
        </w:rPr>
        <w:t xml:space="preserve">Title: </w:t>
      </w:r>
      <w:r w:rsidRPr="00D9103B">
        <w:rPr>
          <w:rFonts w:ascii="Times New Roman" w:eastAsia="Times New Roman" w:hAnsi="Times New Roman" w:cs="Times New Roman"/>
          <w:color w:val="FFFFFF"/>
          <w:lang w:eastAsia="ja-JP"/>
        </w:rPr>
        <w:t xml:space="preserve">\t </w:t>
      </w:r>
      <w:r w:rsidRPr="00D9103B">
        <w:rPr>
          <w:rFonts w:ascii="Times New Roman" w:eastAsia="MS Mincho" w:hAnsi="Times New Roman" w:cs="Times New Roman"/>
          <w:lang w:eastAsia="ja-JP"/>
        </w:rPr>
        <w:t>Managing Director</w:t>
      </w:r>
      <w:r w:rsidRPr="00D9103B">
        <w:rPr>
          <w:rFonts w:ascii="Times New Roman" w:eastAsia="Times New Roman" w:hAnsi="Times New Roman" w:cs="Times New Roman"/>
          <w:lang w:eastAsia="ja-JP"/>
        </w:rPr>
        <w:tab/>
      </w:r>
      <w:r w:rsidRPr="00D9103B">
        <w:rPr>
          <w:rFonts w:ascii="Times New Roman" w:eastAsia="Times New Roman" w:hAnsi="Times New Roman" w:cs="Times New Roman"/>
          <w:lang w:eastAsia="ja-JP"/>
        </w:rPr>
        <w:tab/>
      </w:r>
      <w:r w:rsidRPr="00D9103B">
        <w:rPr>
          <w:rFonts w:ascii="Times New Roman" w:eastAsia="Times New Roman" w:hAnsi="Times New Roman" w:cs="Times New Roman"/>
          <w:lang w:eastAsia="ja-JP"/>
        </w:rPr>
        <w:tab/>
        <w:t xml:space="preserve">Title: </w:t>
      </w:r>
      <w:r w:rsidRPr="00D9103B">
        <w:rPr>
          <w:rFonts w:ascii="Times New Roman" w:eastAsia="Times New Roman" w:hAnsi="Times New Roman" w:cs="Times New Roman"/>
          <w:color w:val="FFFFFF"/>
          <w:lang w:eastAsia="ja-JP"/>
        </w:rPr>
        <w:t>\t2</w:t>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p>
    <w:p w14:paraId="071E45EC" w14:textId="77777777" w:rsidR="00D9103B" w:rsidRPr="00D9103B" w:rsidRDefault="00D9103B" w:rsidP="00D9103B">
      <w:pPr>
        <w:widowControl/>
        <w:tabs>
          <w:tab w:val="left" w:pos="-720"/>
        </w:tabs>
        <w:suppressAutoHyphens/>
        <w:autoSpaceDE/>
        <w:autoSpaceDN/>
        <w:rPr>
          <w:rFonts w:ascii="Times New Roman" w:eastAsia="MS Mincho" w:hAnsi="Times New Roman" w:cs="Times New Roman"/>
          <w:lang w:eastAsia="ja-JP"/>
        </w:rPr>
      </w:pPr>
      <w:r w:rsidRPr="00D9103B">
        <w:rPr>
          <w:rFonts w:ascii="Times New Roman" w:eastAsia="Times New Roman" w:hAnsi="Times New Roman" w:cs="Times New Roman"/>
          <w:lang w:eastAsia="ja-JP"/>
        </w:rPr>
        <w:t xml:space="preserve">Date: </w:t>
      </w:r>
      <w:r w:rsidRPr="00D9103B">
        <w:rPr>
          <w:rFonts w:ascii="Times New Roman" w:eastAsia="Times New Roman" w:hAnsi="Times New Roman" w:cs="Times New Roman"/>
          <w:color w:val="FFFFFF"/>
          <w:lang w:eastAsia="ja-JP"/>
        </w:rPr>
        <w:t>\d1\</w:t>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lang w:eastAsia="ja-JP"/>
        </w:rPr>
        <w:tab/>
        <w:t xml:space="preserve">Date: </w:t>
      </w:r>
      <w:r w:rsidRPr="00D9103B">
        <w:rPr>
          <w:rFonts w:ascii="Times New Roman" w:eastAsia="Times New Roman" w:hAnsi="Times New Roman" w:cs="Times New Roman"/>
          <w:color w:val="FFFFFF"/>
          <w:lang w:eastAsia="ja-JP"/>
        </w:rPr>
        <w:t>\d</w:t>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r w:rsidRPr="00D9103B">
        <w:rPr>
          <w:rFonts w:ascii="Times New Roman" w:eastAsia="Times New Roman" w:hAnsi="Times New Roman" w:cs="Times New Roman"/>
          <w:u w:val="single"/>
          <w:lang w:eastAsia="ja-JP"/>
        </w:rPr>
        <w:tab/>
      </w:r>
    </w:p>
    <w:p w14:paraId="2F6D1327" w14:textId="77777777" w:rsidR="00D9103B" w:rsidRPr="00D9103B" w:rsidRDefault="00D9103B" w:rsidP="00D9103B">
      <w:pPr>
        <w:ind w:left="118"/>
        <w:outlineLvl w:val="2"/>
        <w:rPr>
          <w:rFonts w:ascii="Times New Roman" w:hAnsi="Times New Roman" w:cs="Times New Roman"/>
          <w:b/>
          <w:bCs/>
        </w:rPr>
      </w:pPr>
    </w:p>
    <w:p w14:paraId="475E8D6A" w14:textId="77777777" w:rsidR="00D9103B" w:rsidRPr="00D9103B" w:rsidRDefault="00D9103B" w:rsidP="00D9103B">
      <w:pPr>
        <w:rPr>
          <w:rFonts w:ascii="Times New Roman" w:hAnsi="Times New Roman" w:cs="Times New Roman"/>
        </w:rPr>
      </w:pPr>
    </w:p>
    <w:sectPr w:rsidR="00D9103B" w:rsidRPr="00D9103B">
      <w:footerReference w:type="default" r:id="rId10"/>
      <w:pgSz w:w="12240" w:h="15840"/>
      <w:pgMar w:top="1360" w:right="134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F2B27" w14:textId="77777777" w:rsidR="005E63B3" w:rsidRDefault="005E63B3" w:rsidP="00D9103B">
      <w:r>
        <w:separator/>
      </w:r>
    </w:p>
  </w:endnote>
  <w:endnote w:type="continuationSeparator" w:id="0">
    <w:p w14:paraId="639BC776" w14:textId="77777777" w:rsidR="005E63B3" w:rsidRDefault="005E63B3" w:rsidP="00D91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058943"/>
      <w:docPartObj>
        <w:docPartGallery w:val="Page Numbers (Bottom of Page)"/>
        <w:docPartUnique/>
      </w:docPartObj>
    </w:sdtPr>
    <w:sdtEndPr>
      <w:rPr>
        <w:rFonts w:ascii="Times New Roman" w:hAnsi="Times New Roman" w:cs="Times New Roman"/>
        <w:noProof/>
        <w:sz w:val="18"/>
        <w:szCs w:val="18"/>
      </w:rPr>
    </w:sdtEndPr>
    <w:sdtContent>
      <w:p w14:paraId="4361D280" w14:textId="5E7DBDA0" w:rsidR="00D9103B" w:rsidRPr="00D9103B" w:rsidRDefault="00D9103B">
        <w:pPr>
          <w:pStyle w:val="Footer"/>
          <w:jc w:val="center"/>
          <w:rPr>
            <w:rFonts w:ascii="Times New Roman" w:hAnsi="Times New Roman" w:cs="Times New Roman"/>
            <w:sz w:val="18"/>
            <w:szCs w:val="18"/>
          </w:rPr>
        </w:pPr>
        <w:r w:rsidRPr="00D9103B">
          <w:rPr>
            <w:rFonts w:ascii="Times New Roman" w:hAnsi="Times New Roman" w:cs="Times New Roman"/>
            <w:sz w:val="18"/>
            <w:szCs w:val="18"/>
          </w:rPr>
          <w:fldChar w:fldCharType="begin"/>
        </w:r>
        <w:r w:rsidRPr="00D9103B">
          <w:rPr>
            <w:rFonts w:ascii="Times New Roman" w:hAnsi="Times New Roman" w:cs="Times New Roman"/>
            <w:sz w:val="18"/>
            <w:szCs w:val="18"/>
          </w:rPr>
          <w:instrText xml:space="preserve"> PAGE   \* MERGEFORMAT </w:instrText>
        </w:r>
        <w:r w:rsidRPr="00D9103B">
          <w:rPr>
            <w:rFonts w:ascii="Times New Roman" w:hAnsi="Times New Roman" w:cs="Times New Roman"/>
            <w:sz w:val="18"/>
            <w:szCs w:val="18"/>
          </w:rPr>
          <w:fldChar w:fldCharType="separate"/>
        </w:r>
        <w:r w:rsidRPr="00D9103B">
          <w:rPr>
            <w:rFonts w:ascii="Times New Roman" w:hAnsi="Times New Roman" w:cs="Times New Roman"/>
            <w:noProof/>
            <w:sz w:val="18"/>
            <w:szCs w:val="18"/>
          </w:rPr>
          <w:t>2</w:t>
        </w:r>
        <w:r w:rsidRPr="00D9103B">
          <w:rPr>
            <w:rFonts w:ascii="Times New Roman" w:hAnsi="Times New Roman" w:cs="Times New Roman"/>
            <w:noProof/>
            <w:sz w:val="18"/>
            <w:szCs w:val="18"/>
          </w:rPr>
          <w:fldChar w:fldCharType="end"/>
        </w:r>
      </w:p>
    </w:sdtContent>
  </w:sdt>
  <w:p w14:paraId="3DBC3158" w14:textId="3CAED4A4" w:rsidR="00D9103B" w:rsidRPr="00D9103B" w:rsidRDefault="00D9103B">
    <w:pPr>
      <w:pStyle w:val="Footer"/>
      <w:rPr>
        <w:rFonts w:ascii="Times New Roman" w:hAnsi="Times New Roman" w:cs="Times New Roman"/>
        <w:sz w:val="18"/>
        <w:szCs w:val="18"/>
      </w:rPr>
    </w:pPr>
    <w:r w:rsidRPr="00D9103B">
      <w:rPr>
        <w:rFonts w:ascii="Times New Roman" w:hAnsi="Times New Roman" w:cs="Times New Roman"/>
        <w:sz w:val="18"/>
        <w:szCs w:val="18"/>
      </w:rPr>
      <w:t>26203KB Amendment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0B122" w14:textId="77777777" w:rsidR="005E63B3" w:rsidRDefault="005E63B3" w:rsidP="00D9103B">
      <w:r>
        <w:separator/>
      </w:r>
    </w:p>
  </w:footnote>
  <w:footnote w:type="continuationSeparator" w:id="0">
    <w:p w14:paraId="6CD800EC" w14:textId="77777777" w:rsidR="005E63B3" w:rsidRDefault="005E63B3" w:rsidP="00D910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3195"/>
    <w:multiLevelType w:val="hybridMultilevel"/>
    <w:tmpl w:val="BCB298AC"/>
    <w:lvl w:ilvl="0" w:tplc="C982FDC6">
      <w:start w:val="1"/>
      <w:numFmt w:val="decimal"/>
      <w:lvlText w:val="%1."/>
      <w:lvlJc w:val="left"/>
      <w:pPr>
        <w:ind w:left="2929" w:hanging="360"/>
      </w:pPr>
      <w:rPr>
        <w:rFonts w:ascii="Times New Roman" w:hAnsi="Times New Roman" w:cs="Arial" w:hint="default"/>
        <w:b w:val="0"/>
        <w:bCs w:val="0"/>
        <w:i w:val="0"/>
        <w:iCs w:val="0"/>
        <w:spacing w:val="-1"/>
        <w:w w:val="99"/>
        <w:sz w:val="20"/>
        <w:szCs w:val="20"/>
      </w:rPr>
    </w:lvl>
    <w:lvl w:ilvl="1" w:tplc="04090019" w:tentative="1">
      <w:start w:val="1"/>
      <w:numFmt w:val="lowerLetter"/>
      <w:lvlText w:val="%2."/>
      <w:lvlJc w:val="left"/>
      <w:pPr>
        <w:ind w:left="3649" w:hanging="360"/>
      </w:pPr>
    </w:lvl>
    <w:lvl w:ilvl="2" w:tplc="0409001B" w:tentative="1">
      <w:start w:val="1"/>
      <w:numFmt w:val="lowerRoman"/>
      <w:lvlText w:val="%3."/>
      <w:lvlJc w:val="right"/>
      <w:pPr>
        <w:ind w:left="4369" w:hanging="180"/>
      </w:pPr>
    </w:lvl>
    <w:lvl w:ilvl="3" w:tplc="0409000F" w:tentative="1">
      <w:start w:val="1"/>
      <w:numFmt w:val="decimal"/>
      <w:lvlText w:val="%4."/>
      <w:lvlJc w:val="left"/>
      <w:pPr>
        <w:ind w:left="5089" w:hanging="360"/>
      </w:pPr>
    </w:lvl>
    <w:lvl w:ilvl="4" w:tplc="04090019" w:tentative="1">
      <w:start w:val="1"/>
      <w:numFmt w:val="lowerLetter"/>
      <w:lvlText w:val="%5."/>
      <w:lvlJc w:val="left"/>
      <w:pPr>
        <w:ind w:left="5809" w:hanging="360"/>
      </w:pPr>
    </w:lvl>
    <w:lvl w:ilvl="5" w:tplc="0409001B" w:tentative="1">
      <w:start w:val="1"/>
      <w:numFmt w:val="lowerRoman"/>
      <w:lvlText w:val="%6."/>
      <w:lvlJc w:val="right"/>
      <w:pPr>
        <w:ind w:left="6529" w:hanging="180"/>
      </w:pPr>
    </w:lvl>
    <w:lvl w:ilvl="6" w:tplc="0409000F" w:tentative="1">
      <w:start w:val="1"/>
      <w:numFmt w:val="decimal"/>
      <w:lvlText w:val="%7."/>
      <w:lvlJc w:val="left"/>
      <w:pPr>
        <w:ind w:left="7249" w:hanging="360"/>
      </w:pPr>
    </w:lvl>
    <w:lvl w:ilvl="7" w:tplc="04090019" w:tentative="1">
      <w:start w:val="1"/>
      <w:numFmt w:val="lowerLetter"/>
      <w:lvlText w:val="%8."/>
      <w:lvlJc w:val="left"/>
      <w:pPr>
        <w:ind w:left="7969" w:hanging="360"/>
      </w:pPr>
    </w:lvl>
    <w:lvl w:ilvl="8" w:tplc="0409001B" w:tentative="1">
      <w:start w:val="1"/>
      <w:numFmt w:val="lowerRoman"/>
      <w:lvlText w:val="%9."/>
      <w:lvlJc w:val="right"/>
      <w:pPr>
        <w:ind w:left="8689" w:hanging="180"/>
      </w:pPr>
    </w:lvl>
  </w:abstractNum>
  <w:abstractNum w:abstractNumId="1" w15:restartNumberingAfterBreak="0">
    <w:nsid w:val="0C775940"/>
    <w:multiLevelType w:val="hybridMultilevel"/>
    <w:tmpl w:val="929CDBB0"/>
    <w:lvl w:ilvl="0" w:tplc="3F2E21D2">
      <w:start w:val="1"/>
      <w:numFmt w:val="lowerRoman"/>
      <w:lvlText w:val="%1."/>
      <w:lvlJc w:val="left"/>
      <w:pPr>
        <w:ind w:left="1180" w:hanging="360"/>
      </w:pPr>
      <w:rPr>
        <w:rFonts w:hint="default"/>
        <w:b w:val="0"/>
        <w:bCs w:val="0"/>
        <w:i w:val="0"/>
        <w:iCs w:val="0"/>
        <w:caps w:val="0"/>
        <w:strike w:val="0"/>
        <w:dstrike w:val="0"/>
        <w:vanish w:val="0"/>
        <w:color w:val="auto"/>
        <w:spacing w:val="-1"/>
        <w:w w:val="100"/>
        <w:sz w:val="22"/>
        <w:szCs w:val="24"/>
        <w:vertAlign w:val="baseline"/>
        <w:lang w:val="en-US" w:eastAsia="en-US" w:bidi="ar-SA"/>
      </w:rPr>
    </w:lvl>
    <w:lvl w:ilvl="1" w:tplc="9FCA9E0E">
      <w:start w:val="1"/>
      <w:numFmt w:val="decimal"/>
      <w:lvlText w:val="%2."/>
      <w:lvlJc w:val="left"/>
      <w:pPr>
        <w:ind w:left="1899" w:hanging="360"/>
      </w:pPr>
      <w:rPr>
        <w:rFonts w:ascii="Times New Roman" w:hAnsi="Times New Roman" w:cs="Arial" w:hint="default"/>
        <w:b w:val="0"/>
        <w:bCs w:val="0"/>
        <w:i w:val="0"/>
        <w:iCs w:val="0"/>
        <w:spacing w:val="-1"/>
        <w:w w:val="99"/>
        <w:sz w:val="22"/>
        <w:szCs w:val="22"/>
      </w:rPr>
    </w:lvl>
    <w:lvl w:ilvl="2" w:tplc="A350E2FE">
      <w:numFmt w:val="bullet"/>
      <w:lvlText w:val="•"/>
      <w:lvlJc w:val="left"/>
      <w:pPr>
        <w:ind w:left="2753" w:hanging="360"/>
      </w:pPr>
      <w:rPr>
        <w:rFonts w:hint="default"/>
        <w:lang w:val="en-US" w:eastAsia="en-US" w:bidi="ar-SA"/>
      </w:rPr>
    </w:lvl>
    <w:lvl w:ilvl="3" w:tplc="AAC6DE32">
      <w:numFmt w:val="bullet"/>
      <w:lvlText w:val="•"/>
      <w:lvlJc w:val="left"/>
      <w:pPr>
        <w:ind w:left="3606" w:hanging="360"/>
      </w:pPr>
      <w:rPr>
        <w:rFonts w:hint="default"/>
        <w:lang w:val="en-US" w:eastAsia="en-US" w:bidi="ar-SA"/>
      </w:rPr>
    </w:lvl>
    <w:lvl w:ilvl="4" w:tplc="CF544810">
      <w:numFmt w:val="bullet"/>
      <w:lvlText w:val="•"/>
      <w:lvlJc w:val="left"/>
      <w:pPr>
        <w:ind w:left="4460" w:hanging="360"/>
      </w:pPr>
      <w:rPr>
        <w:rFonts w:hint="default"/>
        <w:lang w:val="en-US" w:eastAsia="en-US" w:bidi="ar-SA"/>
      </w:rPr>
    </w:lvl>
    <w:lvl w:ilvl="5" w:tplc="DA8838B4">
      <w:numFmt w:val="bullet"/>
      <w:lvlText w:val="•"/>
      <w:lvlJc w:val="left"/>
      <w:pPr>
        <w:ind w:left="5313" w:hanging="360"/>
      </w:pPr>
      <w:rPr>
        <w:rFonts w:hint="default"/>
        <w:lang w:val="en-US" w:eastAsia="en-US" w:bidi="ar-SA"/>
      </w:rPr>
    </w:lvl>
    <w:lvl w:ilvl="6" w:tplc="AC50F78A">
      <w:numFmt w:val="bullet"/>
      <w:lvlText w:val="•"/>
      <w:lvlJc w:val="left"/>
      <w:pPr>
        <w:ind w:left="6166" w:hanging="360"/>
      </w:pPr>
      <w:rPr>
        <w:rFonts w:hint="default"/>
        <w:lang w:val="en-US" w:eastAsia="en-US" w:bidi="ar-SA"/>
      </w:rPr>
    </w:lvl>
    <w:lvl w:ilvl="7" w:tplc="F50EBE64">
      <w:numFmt w:val="bullet"/>
      <w:lvlText w:val="•"/>
      <w:lvlJc w:val="left"/>
      <w:pPr>
        <w:ind w:left="7020" w:hanging="360"/>
      </w:pPr>
      <w:rPr>
        <w:rFonts w:hint="default"/>
        <w:lang w:val="en-US" w:eastAsia="en-US" w:bidi="ar-SA"/>
      </w:rPr>
    </w:lvl>
    <w:lvl w:ilvl="8" w:tplc="B14AE708">
      <w:numFmt w:val="bullet"/>
      <w:lvlText w:val="•"/>
      <w:lvlJc w:val="left"/>
      <w:pPr>
        <w:ind w:left="7873" w:hanging="360"/>
      </w:pPr>
      <w:rPr>
        <w:rFonts w:hint="default"/>
        <w:lang w:val="en-US" w:eastAsia="en-US" w:bidi="ar-SA"/>
      </w:rPr>
    </w:lvl>
  </w:abstractNum>
  <w:abstractNum w:abstractNumId="2" w15:restartNumberingAfterBreak="0">
    <w:nsid w:val="1142542D"/>
    <w:multiLevelType w:val="hybridMultilevel"/>
    <w:tmpl w:val="AE627074"/>
    <w:lvl w:ilvl="0" w:tplc="55AE8428">
      <w:start w:val="1"/>
      <w:numFmt w:val="lowerRoman"/>
      <w:lvlText w:val="%1."/>
      <w:lvlJc w:val="left"/>
      <w:pPr>
        <w:ind w:left="1180" w:hanging="360"/>
      </w:pPr>
      <w:rPr>
        <w:rFonts w:hint="default"/>
        <w:b w:val="0"/>
        <w:bCs w:val="0"/>
        <w:i w:val="0"/>
        <w:iCs w:val="0"/>
        <w:caps w:val="0"/>
        <w:strike w:val="0"/>
        <w:dstrike w:val="0"/>
        <w:vanish w:val="0"/>
        <w:color w:val="auto"/>
        <w:spacing w:val="-1"/>
        <w:w w:val="100"/>
        <w:sz w:val="22"/>
        <w:szCs w:val="24"/>
        <w:vertAlign w:val="baseline"/>
        <w:lang w:val="en-US" w:eastAsia="en-US" w:bidi="ar-SA"/>
      </w:rPr>
    </w:lvl>
    <w:lvl w:ilvl="1" w:tplc="FFFFFFFF">
      <w:start w:val="1"/>
      <w:numFmt w:val="decimal"/>
      <w:lvlText w:val="%2."/>
      <w:lvlJc w:val="left"/>
      <w:pPr>
        <w:ind w:left="1899" w:hanging="360"/>
      </w:pPr>
      <w:rPr>
        <w:rFonts w:ascii="Times New Roman" w:hAnsi="Times New Roman" w:cs="Arial" w:hint="default"/>
        <w:b w:val="0"/>
        <w:bCs w:val="0"/>
        <w:i w:val="0"/>
        <w:iCs w:val="0"/>
        <w:spacing w:val="-1"/>
        <w:w w:val="99"/>
        <w:sz w:val="20"/>
        <w:szCs w:val="20"/>
      </w:rPr>
    </w:lvl>
    <w:lvl w:ilvl="2" w:tplc="FFFFFFFF">
      <w:numFmt w:val="bullet"/>
      <w:lvlText w:val="•"/>
      <w:lvlJc w:val="left"/>
      <w:pPr>
        <w:ind w:left="2753" w:hanging="360"/>
      </w:pPr>
      <w:rPr>
        <w:rFonts w:hint="default"/>
        <w:lang w:val="en-US" w:eastAsia="en-US" w:bidi="ar-SA"/>
      </w:rPr>
    </w:lvl>
    <w:lvl w:ilvl="3" w:tplc="FFFFFFFF">
      <w:numFmt w:val="bullet"/>
      <w:lvlText w:val="•"/>
      <w:lvlJc w:val="left"/>
      <w:pPr>
        <w:ind w:left="3606" w:hanging="360"/>
      </w:pPr>
      <w:rPr>
        <w:rFonts w:hint="default"/>
        <w:lang w:val="en-US" w:eastAsia="en-US" w:bidi="ar-SA"/>
      </w:rPr>
    </w:lvl>
    <w:lvl w:ilvl="4" w:tplc="FFFFFFFF">
      <w:numFmt w:val="bullet"/>
      <w:lvlText w:val="•"/>
      <w:lvlJc w:val="left"/>
      <w:pPr>
        <w:ind w:left="4460" w:hanging="360"/>
      </w:pPr>
      <w:rPr>
        <w:rFonts w:hint="default"/>
        <w:lang w:val="en-US" w:eastAsia="en-US" w:bidi="ar-SA"/>
      </w:rPr>
    </w:lvl>
    <w:lvl w:ilvl="5" w:tplc="FFFFFFFF">
      <w:numFmt w:val="bullet"/>
      <w:lvlText w:val="•"/>
      <w:lvlJc w:val="left"/>
      <w:pPr>
        <w:ind w:left="5313" w:hanging="360"/>
      </w:pPr>
      <w:rPr>
        <w:rFonts w:hint="default"/>
        <w:lang w:val="en-US" w:eastAsia="en-US" w:bidi="ar-SA"/>
      </w:rPr>
    </w:lvl>
    <w:lvl w:ilvl="6" w:tplc="FFFFFFFF">
      <w:numFmt w:val="bullet"/>
      <w:lvlText w:val="•"/>
      <w:lvlJc w:val="left"/>
      <w:pPr>
        <w:ind w:left="6166" w:hanging="360"/>
      </w:pPr>
      <w:rPr>
        <w:rFonts w:hint="default"/>
        <w:lang w:val="en-US" w:eastAsia="en-US" w:bidi="ar-SA"/>
      </w:rPr>
    </w:lvl>
    <w:lvl w:ilvl="7" w:tplc="FFFFFFFF">
      <w:numFmt w:val="bullet"/>
      <w:lvlText w:val="•"/>
      <w:lvlJc w:val="left"/>
      <w:pPr>
        <w:ind w:left="7020" w:hanging="360"/>
      </w:pPr>
      <w:rPr>
        <w:rFonts w:hint="default"/>
        <w:lang w:val="en-US" w:eastAsia="en-US" w:bidi="ar-SA"/>
      </w:rPr>
    </w:lvl>
    <w:lvl w:ilvl="8" w:tplc="FFFFFFFF">
      <w:numFmt w:val="bullet"/>
      <w:lvlText w:val="•"/>
      <w:lvlJc w:val="left"/>
      <w:pPr>
        <w:ind w:left="7873" w:hanging="360"/>
      </w:pPr>
      <w:rPr>
        <w:rFonts w:hint="default"/>
        <w:lang w:val="en-US" w:eastAsia="en-US" w:bidi="ar-SA"/>
      </w:rPr>
    </w:lvl>
  </w:abstractNum>
  <w:abstractNum w:abstractNumId="3" w15:restartNumberingAfterBreak="0">
    <w:nsid w:val="2DB65E9D"/>
    <w:multiLevelType w:val="hybridMultilevel"/>
    <w:tmpl w:val="F6F48450"/>
    <w:lvl w:ilvl="0" w:tplc="F61C3686">
      <w:start w:val="1"/>
      <w:numFmt w:val="upperRoman"/>
      <w:lvlText w:val="%1."/>
      <w:lvlJc w:val="left"/>
      <w:pPr>
        <w:ind w:left="720" w:hanging="720"/>
      </w:pPr>
      <w:rPr>
        <w:rFonts w:ascii="Times New Roman" w:hAnsi="Times New Roman" w:cs="Arial" w:hint="default"/>
        <w:b/>
        <w:bCs/>
        <w:spacing w:val="-1"/>
        <w:w w:val="100"/>
        <w:sz w:val="20"/>
        <w:szCs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325A6DE9"/>
    <w:multiLevelType w:val="hybridMultilevel"/>
    <w:tmpl w:val="9120184C"/>
    <w:lvl w:ilvl="0" w:tplc="70061D4E">
      <w:start w:val="1"/>
      <w:numFmt w:val="decimal"/>
      <w:lvlText w:val="%1."/>
      <w:lvlJc w:val="left"/>
      <w:pPr>
        <w:ind w:left="1900" w:hanging="360"/>
      </w:pPr>
      <w:rPr>
        <w:rFonts w:ascii="Arial" w:eastAsia="Arial" w:hAnsi="Arial" w:cs="Arial" w:hint="default"/>
        <w:b w:val="0"/>
        <w:bCs w:val="0"/>
        <w:i w:val="0"/>
        <w:iCs w:val="0"/>
        <w:spacing w:val="-1"/>
        <w:w w:val="99"/>
        <w:sz w:val="20"/>
        <w:szCs w:val="20"/>
        <w:lang w:val="en-US" w:eastAsia="en-US" w:bidi="ar-SA"/>
      </w:rPr>
    </w:lvl>
    <w:lvl w:ilvl="1" w:tplc="C03C79FA">
      <w:numFmt w:val="bullet"/>
      <w:lvlText w:val="•"/>
      <w:lvlJc w:val="left"/>
      <w:pPr>
        <w:ind w:left="2668" w:hanging="360"/>
      </w:pPr>
      <w:rPr>
        <w:rFonts w:hint="default"/>
        <w:lang w:val="en-US" w:eastAsia="en-US" w:bidi="ar-SA"/>
      </w:rPr>
    </w:lvl>
    <w:lvl w:ilvl="2" w:tplc="0022983E">
      <w:numFmt w:val="bullet"/>
      <w:lvlText w:val="•"/>
      <w:lvlJc w:val="left"/>
      <w:pPr>
        <w:ind w:left="3436" w:hanging="360"/>
      </w:pPr>
      <w:rPr>
        <w:rFonts w:hint="default"/>
        <w:lang w:val="en-US" w:eastAsia="en-US" w:bidi="ar-SA"/>
      </w:rPr>
    </w:lvl>
    <w:lvl w:ilvl="3" w:tplc="F604C39C">
      <w:numFmt w:val="bullet"/>
      <w:lvlText w:val="•"/>
      <w:lvlJc w:val="left"/>
      <w:pPr>
        <w:ind w:left="4204" w:hanging="360"/>
      </w:pPr>
      <w:rPr>
        <w:rFonts w:hint="default"/>
        <w:lang w:val="en-US" w:eastAsia="en-US" w:bidi="ar-SA"/>
      </w:rPr>
    </w:lvl>
    <w:lvl w:ilvl="4" w:tplc="AAB67B9C">
      <w:numFmt w:val="bullet"/>
      <w:lvlText w:val="•"/>
      <w:lvlJc w:val="left"/>
      <w:pPr>
        <w:ind w:left="4972" w:hanging="360"/>
      </w:pPr>
      <w:rPr>
        <w:rFonts w:hint="default"/>
        <w:lang w:val="en-US" w:eastAsia="en-US" w:bidi="ar-SA"/>
      </w:rPr>
    </w:lvl>
    <w:lvl w:ilvl="5" w:tplc="7CE03D1E">
      <w:numFmt w:val="bullet"/>
      <w:lvlText w:val="•"/>
      <w:lvlJc w:val="left"/>
      <w:pPr>
        <w:ind w:left="5740" w:hanging="360"/>
      </w:pPr>
      <w:rPr>
        <w:rFonts w:hint="default"/>
        <w:lang w:val="en-US" w:eastAsia="en-US" w:bidi="ar-SA"/>
      </w:rPr>
    </w:lvl>
    <w:lvl w:ilvl="6" w:tplc="1AB63820">
      <w:numFmt w:val="bullet"/>
      <w:lvlText w:val="•"/>
      <w:lvlJc w:val="left"/>
      <w:pPr>
        <w:ind w:left="6508" w:hanging="360"/>
      </w:pPr>
      <w:rPr>
        <w:rFonts w:hint="default"/>
        <w:lang w:val="en-US" w:eastAsia="en-US" w:bidi="ar-SA"/>
      </w:rPr>
    </w:lvl>
    <w:lvl w:ilvl="7" w:tplc="A5B8227A">
      <w:numFmt w:val="bullet"/>
      <w:lvlText w:val="•"/>
      <w:lvlJc w:val="left"/>
      <w:pPr>
        <w:ind w:left="7276" w:hanging="360"/>
      </w:pPr>
      <w:rPr>
        <w:rFonts w:hint="default"/>
        <w:lang w:val="en-US" w:eastAsia="en-US" w:bidi="ar-SA"/>
      </w:rPr>
    </w:lvl>
    <w:lvl w:ilvl="8" w:tplc="25847D56">
      <w:numFmt w:val="bullet"/>
      <w:lvlText w:val="•"/>
      <w:lvlJc w:val="left"/>
      <w:pPr>
        <w:ind w:left="8044" w:hanging="360"/>
      </w:pPr>
      <w:rPr>
        <w:rFonts w:hint="default"/>
        <w:lang w:val="en-US" w:eastAsia="en-US" w:bidi="ar-SA"/>
      </w:rPr>
    </w:lvl>
  </w:abstractNum>
  <w:abstractNum w:abstractNumId="5" w15:restartNumberingAfterBreak="0">
    <w:nsid w:val="362E1ECF"/>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CDD3939"/>
    <w:multiLevelType w:val="hybridMultilevel"/>
    <w:tmpl w:val="94DEA348"/>
    <w:lvl w:ilvl="0" w:tplc="EBB64A66">
      <w:start w:val="9"/>
      <w:numFmt w:val="lowerLetter"/>
      <w:lvlText w:val="%1."/>
      <w:lvlJc w:val="left"/>
      <w:pPr>
        <w:ind w:left="1199" w:hanging="360"/>
      </w:pPr>
      <w:rPr>
        <w:rFonts w:hint="default"/>
      </w:rPr>
    </w:lvl>
    <w:lvl w:ilvl="1" w:tplc="04090019" w:tentative="1">
      <w:start w:val="1"/>
      <w:numFmt w:val="lowerLetter"/>
      <w:lvlText w:val="%2."/>
      <w:lvlJc w:val="left"/>
      <w:pPr>
        <w:ind w:left="1919" w:hanging="360"/>
      </w:pPr>
    </w:lvl>
    <w:lvl w:ilvl="2" w:tplc="0409001B" w:tentative="1">
      <w:start w:val="1"/>
      <w:numFmt w:val="lowerRoman"/>
      <w:lvlText w:val="%3."/>
      <w:lvlJc w:val="right"/>
      <w:pPr>
        <w:ind w:left="2639" w:hanging="180"/>
      </w:pPr>
    </w:lvl>
    <w:lvl w:ilvl="3" w:tplc="0409000F" w:tentative="1">
      <w:start w:val="1"/>
      <w:numFmt w:val="decimal"/>
      <w:lvlText w:val="%4."/>
      <w:lvlJc w:val="left"/>
      <w:pPr>
        <w:ind w:left="3359" w:hanging="360"/>
      </w:pPr>
    </w:lvl>
    <w:lvl w:ilvl="4" w:tplc="04090019" w:tentative="1">
      <w:start w:val="1"/>
      <w:numFmt w:val="lowerLetter"/>
      <w:lvlText w:val="%5."/>
      <w:lvlJc w:val="left"/>
      <w:pPr>
        <w:ind w:left="4079" w:hanging="360"/>
      </w:pPr>
    </w:lvl>
    <w:lvl w:ilvl="5" w:tplc="0409001B" w:tentative="1">
      <w:start w:val="1"/>
      <w:numFmt w:val="lowerRoman"/>
      <w:lvlText w:val="%6."/>
      <w:lvlJc w:val="right"/>
      <w:pPr>
        <w:ind w:left="4799" w:hanging="180"/>
      </w:pPr>
    </w:lvl>
    <w:lvl w:ilvl="6" w:tplc="0409000F" w:tentative="1">
      <w:start w:val="1"/>
      <w:numFmt w:val="decimal"/>
      <w:lvlText w:val="%7."/>
      <w:lvlJc w:val="left"/>
      <w:pPr>
        <w:ind w:left="5519" w:hanging="360"/>
      </w:pPr>
    </w:lvl>
    <w:lvl w:ilvl="7" w:tplc="04090019" w:tentative="1">
      <w:start w:val="1"/>
      <w:numFmt w:val="lowerLetter"/>
      <w:lvlText w:val="%8."/>
      <w:lvlJc w:val="left"/>
      <w:pPr>
        <w:ind w:left="6239" w:hanging="360"/>
      </w:pPr>
    </w:lvl>
    <w:lvl w:ilvl="8" w:tplc="0409001B" w:tentative="1">
      <w:start w:val="1"/>
      <w:numFmt w:val="lowerRoman"/>
      <w:lvlText w:val="%9."/>
      <w:lvlJc w:val="right"/>
      <w:pPr>
        <w:ind w:left="6959" w:hanging="180"/>
      </w:pPr>
    </w:lvl>
  </w:abstractNum>
  <w:abstractNum w:abstractNumId="7" w15:restartNumberingAfterBreak="0">
    <w:nsid w:val="54076648"/>
    <w:multiLevelType w:val="hybridMultilevel"/>
    <w:tmpl w:val="5BF2E828"/>
    <w:lvl w:ilvl="0" w:tplc="E41EFB38">
      <w:start w:val="3"/>
      <w:numFmt w:val="upperLetter"/>
      <w:lvlText w:val="%1."/>
      <w:lvlJc w:val="left"/>
      <w:pPr>
        <w:ind w:left="1180" w:hanging="360"/>
      </w:pPr>
      <w:rPr>
        <w:rFonts w:ascii="Arial" w:eastAsia="Arial" w:hAnsi="Arial" w:cs="Arial" w:hint="default"/>
        <w:b w:val="0"/>
        <w:bCs w:val="0"/>
        <w:i w:val="0"/>
        <w:iCs w:val="0"/>
        <w:spacing w:val="0"/>
        <w:w w:val="99"/>
        <w:sz w:val="20"/>
        <w:szCs w:val="20"/>
        <w:lang w:val="en-US" w:eastAsia="en-US" w:bidi="ar-SA"/>
      </w:rPr>
    </w:lvl>
    <w:lvl w:ilvl="1" w:tplc="16E83738">
      <w:numFmt w:val="bullet"/>
      <w:lvlText w:val="•"/>
      <w:lvlJc w:val="left"/>
      <w:pPr>
        <w:ind w:left="2020" w:hanging="360"/>
      </w:pPr>
      <w:rPr>
        <w:rFonts w:hint="default"/>
        <w:lang w:val="en-US" w:eastAsia="en-US" w:bidi="ar-SA"/>
      </w:rPr>
    </w:lvl>
    <w:lvl w:ilvl="2" w:tplc="B86CBB94">
      <w:numFmt w:val="bullet"/>
      <w:lvlText w:val="•"/>
      <w:lvlJc w:val="left"/>
      <w:pPr>
        <w:ind w:left="2860" w:hanging="360"/>
      </w:pPr>
      <w:rPr>
        <w:rFonts w:hint="default"/>
        <w:lang w:val="en-US" w:eastAsia="en-US" w:bidi="ar-SA"/>
      </w:rPr>
    </w:lvl>
    <w:lvl w:ilvl="3" w:tplc="A88C8B96">
      <w:numFmt w:val="bullet"/>
      <w:lvlText w:val="•"/>
      <w:lvlJc w:val="left"/>
      <w:pPr>
        <w:ind w:left="3700" w:hanging="360"/>
      </w:pPr>
      <w:rPr>
        <w:rFonts w:hint="default"/>
        <w:lang w:val="en-US" w:eastAsia="en-US" w:bidi="ar-SA"/>
      </w:rPr>
    </w:lvl>
    <w:lvl w:ilvl="4" w:tplc="86EEDCF0">
      <w:numFmt w:val="bullet"/>
      <w:lvlText w:val="•"/>
      <w:lvlJc w:val="left"/>
      <w:pPr>
        <w:ind w:left="4540" w:hanging="360"/>
      </w:pPr>
      <w:rPr>
        <w:rFonts w:hint="default"/>
        <w:lang w:val="en-US" w:eastAsia="en-US" w:bidi="ar-SA"/>
      </w:rPr>
    </w:lvl>
    <w:lvl w:ilvl="5" w:tplc="6B9CB522">
      <w:numFmt w:val="bullet"/>
      <w:lvlText w:val="•"/>
      <w:lvlJc w:val="left"/>
      <w:pPr>
        <w:ind w:left="5380" w:hanging="360"/>
      </w:pPr>
      <w:rPr>
        <w:rFonts w:hint="default"/>
        <w:lang w:val="en-US" w:eastAsia="en-US" w:bidi="ar-SA"/>
      </w:rPr>
    </w:lvl>
    <w:lvl w:ilvl="6" w:tplc="6F569CF8">
      <w:numFmt w:val="bullet"/>
      <w:lvlText w:val="•"/>
      <w:lvlJc w:val="left"/>
      <w:pPr>
        <w:ind w:left="6220" w:hanging="360"/>
      </w:pPr>
      <w:rPr>
        <w:rFonts w:hint="default"/>
        <w:lang w:val="en-US" w:eastAsia="en-US" w:bidi="ar-SA"/>
      </w:rPr>
    </w:lvl>
    <w:lvl w:ilvl="7" w:tplc="592C7296">
      <w:numFmt w:val="bullet"/>
      <w:lvlText w:val="•"/>
      <w:lvlJc w:val="left"/>
      <w:pPr>
        <w:ind w:left="7060" w:hanging="360"/>
      </w:pPr>
      <w:rPr>
        <w:rFonts w:hint="default"/>
        <w:lang w:val="en-US" w:eastAsia="en-US" w:bidi="ar-SA"/>
      </w:rPr>
    </w:lvl>
    <w:lvl w:ilvl="8" w:tplc="64D23938">
      <w:numFmt w:val="bullet"/>
      <w:lvlText w:val="•"/>
      <w:lvlJc w:val="left"/>
      <w:pPr>
        <w:ind w:left="7900" w:hanging="360"/>
      </w:pPr>
      <w:rPr>
        <w:rFonts w:hint="default"/>
        <w:lang w:val="en-US" w:eastAsia="en-US" w:bidi="ar-SA"/>
      </w:rPr>
    </w:lvl>
  </w:abstractNum>
  <w:abstractNum w:abstractNumId="8" w15:restartNumberingAfterBreak="0">
    <w:nsid w:val="5F87060D"/>
    <w:multiLevelType w:val="hybridMultilevel"/>
    <w:tmpl w:val="7D24307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BC4A04"/>
    <w:multiLevelType w:val="hybridMultilevel"/>
    <w:tmpl w:val="EEB8B534"/>
    <w:lvl w:ilvl="0" w:tplc="04090015">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5185D7A"/>
    <w:multiLevelType w:val="hybridMultilevel"/>
    <w:tmpl w:val="A99C6132"/>
    <w:lvl w:ilvl="0" w:tplc="0409000F">
      <w:start w:val="1"/>
      <w:numFmt w:val="decimal"/>
      <w:lvlText w:val="%1."/>
      <w:lvlJc w:val="left"/>
      <w:pPr>
        <w:ind w:left="839" w:hanging="360"/>
      </w:pPr>
    </w:lvl>
    <w:lvl w:ilvl="1" w:tplc="04090019">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11" w15:restartNumberingAfterBreak="0">
    <w:nsid w:val="78B91BE8"/>
    <w:multiLevelType w:val="hybridMultilevel"/>
    <w:tmpl w:val="F46467BE"/>
    <w:lvl w:ilvl="0" w:tplc="04090019">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D9A4E04"/>
    <w:multiLevelType w:val="hybridMultilevel"/>
    <w:tmpl w:val="82F42F84"/>
    <w:lvl w:ilvl="0" w:tplc="04090019">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7435140">
    <w:abstractNumId w:val="7"/>
  </w:num>
  <w:num w:numId="2" w16cid:durableId="870648493">
    <w:abstractNumId w:val="4"/>
  </w:num>
  <w:num w:numId="3" w16cid:durableId="819467592">
    <w:abstractNumId w:val="1"/>
  </w:num>
  <w:num w:numId="4" w16cid:durableId="2036730179">
    <w:abstractNumId w:val="10"/>
  </w:num>
  <w:num w:numId="5" w16cid:durableId="1603566243">
    <w:abstractNumId w:val="3"/>
  </w:num>
  <w:num w:numId="6" w16cid:durableId="1403214495">
    <w:abstractNumId w:val="8"/>
  </w:num>
  <w:num w:numId="7" w16cid:durableId="314919633">
    <w:abstractNumId w:val="9"/>
  </w:num>
  <w:num w:numId="8" w16cid:durableId="75639100">
    <w:abstractNumId w:val="5"/>
  </w:num>
  <w:num w:numId="9" w16cid:durableId="951280836">
    <w:abstractNumId w:val="0"/>
  </w:num>
  <w:num w:numId="10" w16cid:durableId="246311491">
    <w:abstractNumId w:val="2"/>
  </w:num>
  <w:num w:numId="11" w16cid:durableId="1671788858">
    <w:abstractNumId w:val="11"/>
  </w:num>
  <w:num w:numId="12" w16cid:durableId="1469593265">
    <w:abstractNumId w:val="6"/>
  </w:num>
  <w:num w:numId="13" w16cid:durableId="71593493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ridan, Jack">
    <w15:presenceInfo w15:providerId="AD" w15:userId="S::jacobsheridan@kpmg.com::d0194f0e-edca-4d51-8263-e3fc5dbdcfa2"/>
  </w15:person>
  <w15:person w15:author="Meredith, Jonathan W.">
    <w15:presenceInfo w15:providerId="AD" w15:userId="S::Jonathan.W.Meredith@disney.com::a03d5592-1cf0-43a1-870c-9b45dfc7a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trackRevisions/>
  <w:documentProtection w:edit="trackedChanges" w:enforcement="1" w:cryptProviderType="rsaAES" w:cryptAlgorithmClass="hash" w:cryptAlgorithmType="typeAny" w:cryptAlgorithmSid="14" w:cryptSpinCount="100000" w:hash="KJqEhZdYdN0pSEtUMkTH36PbbOd5a4GcZfzHzbHiu2WuG3nBBF4gz/yRdzrj7ObIROK/iO1P3wGUSJJRMLB88g==" w:salt="m4196+6WhYh1vQTL3KXzLQ=="/>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A89"/>
    <w:rsid w:val="00077555"/>
    <w:rsid w:val="000A0316"/>
    <w:rsid w:val="002131A9"/>
    <w:rsid w:val="0023107F"/>
    <w:rsid w:val="00265101"/>
    <w:rsid w:val="002829F6"/>
    <w:rsid w:val="00296736"/>
    <w:rsid w:val="002A3451"/>
    <w:rsid w:val="002B1C1F"/>
    <w:rsid w:val="002B6219"/>
    <w:rsid w:val="002E4F1D"/>
    <w:rsid w:val="00315D1D"/>
    <w:rsid w:val="00315E18"/>
    <w:rsid w:val="00395EAA"/>
    <w:rsid w:val="003A2F9B"/>
    <w:rsid w:val="003E1939"/>
    <w:rsid w:val="0042008B"/>
    <w:rsid w:val="00453AE7"/>
    <w:rsid w:val="004F0968"/>
    <w:rsid w:val="005163FB"/>
    <w:rsid w:val="00557EE4"/>
    <w:rsid w:val="00565112"/>
    <w:rsid w:val="005E63B3"/>
    <w:rsid w:val="006024B1"/>
    <w:rsid w:val="00654350"/>
    <w:rsid w:val="006C5C53"/>
    <w:rsid w:val="006F4B37"/>
    <w:rsid w:val="00707F8B"/>
    <w:rsid w:val="007859B3"/>
    <w:rsid w:val="007A6B9A"/>
    <w:rsid w:val="00833E0D"/>
    <w:rsid w:val="00867C47"/>
    <w:rsid w:val="008A3FD5"/>
    <w:rsid w:val="008C62CF"/>
    <w:rsid w:val="009271D8"/>
    <w:rsid w:val="009432CF"/>
    <w:rsid w:val="009B3563"/>
    <w:rsid w:val="009B39B1"/>
    <w:rsid w:val="009C0A89"/>
    <w:rsid w:val="00A23EB0"/>
    <w:rsid w:val="00A33DEA"/>
    <w:rsid w:val="00AA4423"/>
    <w:rsid w:val="00B52DF7"/>
    <w:rsid w:val="00B91CBD"/>
    <w:rsid w:val="00BC334F"/>
    <w:rsid w:val="00C02B5E"/>
    <w:rsid w:val="00C15832"/>
    <w:rsid w:val="00C53CDC"/>
    <w:rsid w:val="00CB5664"/>
    <w:rsid w:val="00CD1C7F"/>
    <w:rsid w:val="00D02F11"/>
    <w:rsid w:val="00D51D92"/>
    <w:rsid w:val="00D617AC"/>
    <w:rsid w:val="00D9103B"/>
    <w:rsid w:val="00DB1D08"/>
    <w:rsid w:val="00E17D07"/>
    <w:rsid w:val="00E323CF"/>
    <w:rsid w:val="00EA2298"/>
    <w:rsid w:val="00EA5D1D"/>
    <w:rsid w:val="00F27459"/>
    <w:rsid w:val="00F32B3D"/>
    <w:rsid w:val="00F62597"/>
    <w:rsid w:val="00F90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C0153"/>
  <w15:docId w15:val="{EA3D50C8-B4F7-4436-99A2-702BA9EA5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9"/>
    </w:pPr>
    <w:rPr>
      <w:sz w:val="20"/>
      <w:szCs w:val="20"/>
    </w:rPr>
  </w:style>
  <w:style w:type="paragraph" w:styleId="Title">
    <w:name w:val="Title"/>
    <w:basedOn w:val="Normal"/>
    <w:uiPriority w:val="10"/>
    <w:qFormat/>
    <w:pPr>
      <w:spacing w:before="79"/>
      <w:ind w:left="1058" w:right="397"/>
      <w:jc w:val="center"/>
    </w:pPr>
    <w:rPr>
      <w:b/>
      <w:bCs/>
      <w:sz w:val="20"/>
      <w:szCs w:val="20"/>
    </w:rPr>
  </w:style>
  <w:style w:type="paragraph" w:styleId="ListParagraph">
    <w:name w:val="List Paragraph"/>
    <w:basedOn w:val="Normal"/>
    <w:uiPriority w:val="1"/>
    <w:qFormat/>
    <w:pPr>
      <w:ind w:left="1898" w:hanging="358"/>
    </w:pPr>
  </w:style>
  <w:style w:type="paragraph" w:customStyle="1" w:styleId="TableParagraph">
    <w:name w:val="Table Paragraph"/>
    <w:basedOn w:val="Normal"/>
    <w:uiPriority w:val="1"/>
    <w:qFormat/>
    <w:pPr>
      <w:spacing w:line="229" w:lineRule="exact"/>
      <w:ind w:left="50"/>
    </w:pPr>
  </w:style>
  <w:style w:type="character" w:styleId="CommentReference">
    <w:name w:val="annotation reference"/>
    <w:basedOn w:val="DefaultParagraphFont"/>
    <w:uiPriority w:val="99"/>
    <w:semiHidden/>
    <w:unhideWhenUsed/>
    <w:rsid w:val="00265101"/>
    <w:rPr>
      <w:sz w:val="16"/>
      <w:szCs w:val="16"/>
    </w:rPr>
  </w:style>
  <w:style w:type="paragraph" w:styleId="CommentText">
    <w:name w:val="annotation text"/>
    <w:basedOn w:val="Normal"/>
    <w:link w:val="CommentTextChar"/>
    <w:uiPriority w:val="99"/>
    <w:unhideWhenUsed/>
    <w:rsid w:val="00265101"/>
    <w:rPr>
      <w:sz w:val="20"/>
      <w:szCs w:val="20"/>
    </w:rPr>
  </w:style>
  <w:style w:type="character" w:customStyle="1" w:styleId="CommentTextChar">
    <w:name w:val="Comment Text Char"/>
    <w:basedOn w:val="DefaultParagraphFont"/>
    <w:link w:val="CommentText"/>
    <w:uiPriority w:val="99"/>
    <w:rsid w:val="00265101"/>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265101"/>
    <w:rPr>
      <w:b/>
      <w:bCs/>
    </w:rPr>
  </w:style>
  <w:style w:type="character" w:customStyle="1" w:styleId="CommentSubjectChar">
    <w:name w:val="Comment Subject Char"/>
    <w:basedOn w:val="CommentTextChar"/>
    <w:link w:val="CommentSubject"/>
    <w:uiPriority w:val="99"/>
    <w:semiHidden/>
    <w:rsid w:val="00265101"/>
    <w:rPr>
      <w:rFonts w:ascii="Arial" w:eastAsia="Arial" w:hAnsi="Arial" w:cs="Arial"/>
      <w:b/>
      <w:bCs/>
      <w:sz w:val="20"/>
      <w:szCs w:val="20"/>
    </w:rPr>
  </w:style>
  <w:style w:type="table" w:customStyle="1" w:styleId="TableGrid1">
    <w:name w:val="Table Grid1"/>
    <w:basedOn w:val="TableNormal"/>
    <w:next w:val="TableGrid"/>
    <w:uiPriority w:val="39"/>
    <w:rsid w:val="009B35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B35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9103B"/>
    <w:pPr>
      <w:widowControl/>
      <w:adjustRightInd w:val="0"/>
    </w:pPr>
    <w:rPr>
      <w:rFonts w:ascii="Times New Roman" w:hAnsi="Times New Roman" w:cs="Times New Roman"/>
      <w:color w:val="000000"/>
      <w:sz w:val="24"/>
      <w:szCs w:val="24"/>
    </w:rPr>
  </w:style>
  <w:style w:type="paragraph" w:styleId="Header">
    <w:name w:val="header"/>
    <w:basedOn w:val="Normal"/>
    <w:link w:val="HeaderChar"/>
    <w:uiPriority w:val="99"/>
    <w:unhideWhenUsed/>
    <w:rsid w:val="00D9103B"/>
    <w:pPr>
      <w:tabs>
        <w:tab w:val="center" w:pos="4680"/>
        <w:tab w:val="right" w:pos="9360"/>
      </w:tabs>
    </w:pPr>
  </w:style>
  <w:style w:type="character" w:customStyle="1" w:styleId="HeaderChar">
    <w:name w:val="Header Char"/>
    <w:basedOn w:val="DefaultParagraphFont"/>
    <w:link w:val="Header"/>
    <w:uiPriority w:val="99"/>
    <w:rsid w:val="00D9103B"/>
    <w:rPr>
      <w:rFonts w:ascii="Arial" w:eastAsia="Arial" w:hAnsi="Arial" w:cs="Arial"/>
    </w:rPr>
  </w:style>
  <w:style w:type="paragraph" w:styleId="Footer">
    <w:name w:val="footer"/>
    <w:basedOn w:val="Normal"/>
    <w:link w:val="FooterChar"/>
    <w:uiPriority w:val="99"/>
    <w:unhideWhenUsed/>
    <w:rsid w:val="00D9103B"/>
    <w:pPr>
      <w:tabs>
        <w:tab w:val="center" w:pos="4680"/>
        <w:tab w:val="right" w:pos="9360"/>
      </w:tabs>
    </w:pPr>
  </w:style>
  <w:style w:type="character" w:customStyle="1" w:styleId="FooterChar">
    <w:name w:val="Footer Char"/>
    <w:basedOn w:val="DefaultParagraphFont"/>
    <w:link w:val="Footer"/>
    <w:uiPriority w:val="99"/>
    <w:rsid w:val="00D9103B"/>
    <w:rPr>
      <w:rFonts w:ascii="Arial" w:eastAsia="Arial" w:hAnsi="Arial" w:cs="Arial"/>
    </w:rPr>
  </w:style>
  <w:style w:type="paragraph" w:styleId="Revision">
    <w:name w:val="Revision"/>
    <w:hidden/>
    <w:uiPriority w:val="99"/>
    <w:semiHidden/>
    <w:rsid w:val="00D9103B"/>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1056aa5-6b4d-4c47-aaac-9426e9d9b737">
      <Terms xmlns="http://schemas.microsoft.com/office/infopath/2007/PartnerControls"/>
    </lcf76f155ced4ddcb4097134ff3c332f>
    <TaxCatchAll xmlns="8e4cac8c-e99d-49dd-8c24-1d4caeb84b2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99CE80F1B44445BB5E9DE12FCAFFBF" ma:contentTypeVersion="18" ma:contentTypeDescription="Create a new document." ma:contentTypeScope="" ma:versionID="774106159c7c134df5bfce6a643ad80a">
  <xsd:schema xmlns:xsd="http://www.w3.org/2001/XMLSchema" xmlns:xs="http://www.w3.org/2001/XMLSchema" xmlns:p="http://schemas.microsoft.com/office/2006/metadata/properties" xmlns:ns2="a1056aa5-6b4d-4c47-aaac-9426e9d9b737" xmlns:ns3="8e4cac8c-e99d-49dd-8c24-1d4caeb84b2c" targetNamespace="http://schemas.microsoft.com/office/2006/metadata/properties" ma:root="true" ma:fieldsID="a859a95caa7e12b5ac7f0eaaf76282f9" ns2:_="" ns3:_="">
    <xsd:import namespace="a1056aa5-6b4d-4c47-aaac-9426e9d9b737"/>
    <xsd:import namespace="8e4cac8c-e99d-49dd-8c24-1d4caeb84b2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056aa5-6b4d-4c47-aaac-9426e9d9b7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4cac8c-e99d-49dd-8c24-1d4caeb84b2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052aedc-1507-4a22-9d47-87556314de20}" ma:internalName="TaxCatchAll" ma:showField="CatchAllData" ma:web="8e4cac8c-e99d-49dd-8c24-1d4caeb84b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18C98D-7CA8-4326-9801-361909989025}">
  <ds:schemaRefs>
    <ds:schemaRef ds:uri="http://schemas.microsoft.com/office/2006/metadata/properties"/>
    <ds:schemaRef ds:uri="http://schemas.microsoft.com/office/infopath/2007/PartnerControls"/>
    <ds:schemaRef ds:uri="a1056aa5-6b4d-4c47-aaac-9426e9d9b737"/>
    <ds:schemaRef ds:uri="8e4cac8c-e99d-49dd-8c24-1d4caeb84b2c"/>
  </ds:schemaRefs>
</ds:datastoreItem>
</file>

<file path=customXml/itemProps2.xml><?xml version="1.0" encoding="utf-8"?>
<ds:datastoreItem xmlns:ds="http://schemas.openxmlformats.org/officeDocument/2006/customXml" ds:itemID="{CFFEB798-CFC1-4F0A-B7EB-1E36BFCAFD49}">
  <ds:schemaRefs>
    <ds:schemaRef ds:uri="http://schemas.microsoft.com/sharepoint/v3/contenttype/forms"/>
  </ds:schemaRefs>
</ds:datastoreItem>
</file>

<file path=customXml/itemProps3.xml><?xml version="1.0" encoding="utf-8"?>
<ds:datastoreItem xmlns:ds="http://schemas.openxmlformats.org/officeDocument/2006/customXml" ds:itemID="{A407593D-C785-4804-9CB1-0DF3AE51AD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056aa5-6b4d-4c47-aaac-9426e9d9b737"/>
    <ds:schemaRef ds:uri="8e4cac8c-e99d-49dd-8c24-1d4caeb84b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386</TotalTime>
  <Pages>2</Pages>
  <Words>710</Words>
  <Characters>3891</Characters>
  <Application>Microsoft Office Word</Application>
  <DocSecurity>0</DocSecurity>
  <Lines>99</Lines>
  <Paragraphs>55</Paragraphs>
  <ScaleCrop>false</ScaleCrop>
  <HeadingPairs>
    <vt:vector size="2" baseType="variant">
      <vt:variant>
        <vt:lpstr>Title</vt:lpstr>
      </vt:variant>
      <vt:variant>
        <vt:i4>1</vt:i4>
      </vt:variant>
    </vt:vector>
  </HeadingPairs>
  <TitlesOfParts>
    <vt:vector size="1" baseType="lpstr">
      <vt:lpstr>Engagement Contract Amendment Template</vt:lpstr>
    </vt:vector>
  </TitlesOfParts>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Contract Amendment Template</dc:title>
  <dc:creator>Blick, Jason A</dc:creator>
  <cp:lastModifiedBy>Sheridan, Jack</cp:lastModifiedBy>
  <cp:revision>25</cp:revision>
  <dcterms:created xsi:type="dcterms:W3CDTF">2026-04-27T13:54:00Z</dcterms:created>
  <dcterms:modified xsi:type="dcterms:W3CDTF">2026-08-31T19:31:00Z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dC_Tax_1">
    <vt:lpwstr>1;#English|b0023540-1f51-4de5-9f3d-73ceae7a76e9</vt:lpwstr>
  </property>
  <property fmtid="{D5CDD505-2E9C-101B-9397-08002B2CF9AE}" pid="3" name="CandC_Tax_2">
    <vt:lpwstr>8;#Advisory|e5481c31-5cad-4beb-a056-9ad6e77561c8</vt:lpwstr>
  </property>
  <property fmtid="{D5CDD505-2E9C-101B-9397-08002B2CF9AE}" pid="4" name="CandC_Tax_3">
    <vt:lpwstr/>
  </property>
  <property fmtid="{D5CDD505-2E9C-101B-9397-08002B2CF9AE}" pid="5" name="CandC_Tax_4">
    <vt:lpwstr>198;#KPMG US|01889d03-163f-47f6-badb-3057edffe160</vt:lpwstr>
  </property>
  <property fmtid="{D5CDD505-2E9C-101B-9397-08002B2CF9AE}" pid="6" name="CandC_Tax_5">
    <vt:lpwstr>2;#United States|1f4c2769-cee3-4116-aff6-a7b4c53db8ae</vt:lpwstr>
  </property>
  <property fmtid="{D5CDD505-2E9C-101B-9397-08002B2CF9AE}" pid="7" name="CandC_Tax_6">
    <vt:lpwstr>201;#Engagement Letter Template|ad505ecd-2f84-4d36-ac56-c8bbe1693f38</vt:lpwstr>
  </property>
  <property fmtid="{D5CDD505-2E9C-101B-9397-08002B2CF9AE}" pid="8" name="CandC_Tax_7">
    <vt:lpwstr/>
  </property>
  <property fmtid="{D5CDD505-2E9C-101B-9397-08002B2CF9AE}" pid="9" name="CandC_Tax_8">
    <vt:lpwstr/>
  </property>
  <property fmtid="{D5CDD505-2E9C-101B-9397-08002B2CF9AE}" pid="10" name="CandC_Tax_Alliances">
    <vt:lpwstr/>
  </property>
  <property fmtid="{D5CDD505-2E9C-101B-9397-08002B2CF9AE}" pid="11" name="CandC_Tax_DeliveryTools">
    <vt:lpwstr/>
  </property>
  <property fmtid="{D5CDD505-2E9C-101B-9397-08002B2CF9AE}" pid="12" name="CandC_Tax_ESG">
    <vt:lpwstr/>
  </property>
  <property fmtid="{D5CDD505-2E9C-101B-9397-08002B2CF9AE}" pid="13" name="CandC_Tax_InstanceTerms2">
    <vt:lpwstr/>
  </property>
  <property fmtid="{D5CDD505-2E9C-101B-9397-08002B2CF9AE}" pid="14" name="CandC_Tax_InstanceTerms3">
    <vt:lpwstr/>
  </property>
  <property fmtid="{D5CDD505-2E9C-101B-9397-08002B2CF9AE}" pid="15" name="CandC_Tax_InstanceTerms4">
    <vt:lpwstr/>
  </property>
  <property fmtid="{D5CDD505-2E9C-101B-9397-08002B2CF9AE}" pid="16" name="CandC_Tax_InstanceTerms5">
    <vt:lpwstr/>
  </property>
  <property fmtid="{D5CDD505-2E9C-101B-9397-08002B2CF9AE}" pid="17" name="CandC_Tax_Solutions">
    <vt:lpwstr/>
  </property>
  <property fmtid="{D5CDD505-2E9C-101B-9397-08002B2CF9AE}" pid="18" name="CandC_Tax_Technology">
    <vt:lpwstr/>
  </property>
  <property fmtid="{D5CDD505-2E9C-101B-9397-08002B2CF9AE}" pid="19" name="CandC_Tax_Tools">
    <vt:lpwstr/>
  </property>
  <property fmtid="{D5CDD505-2E9C-101B-9397-08002B2CF9AE}" pid="20" name="ContentTypeId">
    <vt:lpwstr>0x010100C999CE80F1B44445BB5E9DE12FCAFFBF</vt:lpwstr>
  </property>
  <property fmtid="{D5CDD505-2E9C-101B-9397-08002B2CF9AE}" pid="21" name="Created">
    <vt:filetime>2026-03-17T00:00:00Z</vt:filetime>
  </property>
  <property fmtid="{D5CDD505-2E9C-101B-9397-08002B2CF9AE}" pid="22" name="Creator">
    <vt:lpwstr>Acrobat PDFMaker 25 for Word</vt:lpwstr>
  </property>
  <property fmtid="{D5CDD505-2E9C-101B-9397-08002B2CF9AE}" pid="23" name="LastSaved">
    <vt:filetime>2026-04-06T00:00:00Z</vt:filetime>
  </property>
  <property fmtid="{D5CDD505-2E9C-101B-9397-08002B2CF9AE}" pid="24" name="MediaServiceImageTags">
    <vt:lpwstr/>
  </property>
  <property fmtid="{D5CDD505-2E9C-101B-9397-08002B2CF9AE}" pid="25" name="Producer">
    <vt:lpwstr>Adobe PDF Library 25.1.40</vt:lpwstr>
  </property>
  <property fmtid="{D5CDD505-2E9C-101B-9397-08002B2CF9AE}" pid="26" name="SourceModified">
    <vt:lpwstr/>
  </property>
  <property fmtid="{D5CDD505-2E9C-101B-9397-08002B2CF9AE}" pid="27" name="ba9320ef82844d5caee7d8db98530e1f">
    <vt:lpwstr/>
  </property>
  <property fmtid="{D5CDD505-2E9C-101B-9397-08002B2CF9AE}" pid="28" name="bdbe8a50be7042ddb2c0c98c59453458">
    <vt:lpwstr/>
  </property>
  <property fmtid="{D5CDD505-2E9C-101B-9397-08002B2CF9AE}" pid="29" name="ce007774c83b48b994a074409f6e2c1a">
    <vt:lpwstr/>
  </property>
  <property fmtid="{D5CDD505-2E9C-101B-9397-08002B2CF9AE}" pid="30" name="docLang">
    <vt:lpwstr>en</vt:lpwstr>
  </property>
  <property fmtid="{D5CDD505-2E9C-101B-9397-08002B2CF9AE}" pid="31" name="f0f184d70b9b444f94bc10343587c733">
    <vt:lpwstr>English|b0023540-1f51-4de5-9f3d-73ceae7a76e9</vt:lpwstr>
  </property>
  <property fmtid="{D5CDD505-2E9C-101B-9397-08002B2CF9AE}" pid="32" name="g90766fac6ab43be9914b473d1fd9404">
    <vt:lpwstr/>
  </property>
  <property fmtid="{D5CDD505-2E9C-101B-9397-08002B2CF9AE}" pid="33" name="hbe088cb7bac4855a73d992713405f0b">
    <vt:lpwstr/>
  </property>
  <property fmtid="{D5CDD505-2E9C-101B-9397-08002B2CF9AE}" pid="34" name="i65a59561c574a67958fc252aefd9f60">
    <vt:lpwstr>Engagement Letter Template|ad505ecd-2f84-4d36-ac56-c8bbe1693f38</vt:lpwstr>
  </property>
  <property fmtid="{D5CDD505-2E9C-101B-9397-08002B2CF9AE}" pid="35" name="icce7a738bbe495aa971570b5eb38693">
    <vt:lpwstr/>
  </property>
  <property fmtid="{D5CDD505-2E9C-101B-9397-08002B2CF9AE}" pid="36" name="j0402be3323c4a38a036b56f0aaa4492">
    <vt:lpwstr/>
  </property>
  <property fmtid="{D5CDD505-2E9C-101B-9397-08002B2CF9AE}" pid="37" name="j6cccf54ed804bef98cbca575c7ad017">
    <vt:lpwstr/>
  </property>
  <property fmtid="{D5CDD505-2E9C-101B-9397-08002B2CF9AE}" pid="38" name="m454b6806f344f0197ca34334082f070">
    <vt:lpwstr>Advisory|e5481c31-5cad-4beb-a056-9ad6e77561c8</vt:lpwstr>
  </property>
  <property fmtid="{D5CDD505-2E9C-101B-9397-08002B2CF9AE}" pid="39" name="n59fb41ce9f44f8da42853bd45fa9de8">
    <vt:lpwstr/>
  </property>
  <property fmtid="{D5CDD505-2E9C-101B-9397-08002B2CF9AE}" pid="40" name="n884c4a6666a4c968d95b481dcac504b">
    <vt:lpwstr>KPMG US|01889d03-163f-47f6-badb-3057edffe160</vt:lpwstr>
  </property>
  <property fmtid="{D5CDD505-2E9C-101B-9397-08002B2CF9AE}" pid="41" name="na6b90f30f8a4ce5a56bbcab213536eb">
    <vt:lpwstr/>
  </property>
  <property fmtid="{D5CDD505-2E9C-101B-9397-08002B2CF9AE}" pid="42" name="o0f92f3b0d774486ae67ca5d55bd3704">
    <vt:lpwstr/>
  </property>
  <property fmtid="{D5CDD505-2E9C-101B-9397-08002B2CF9AE}" pid="43" name="o55f24c8b79c42f09ae7806313b57463">
    <vt:lpwstr/>
  </property>
  <property fmtid="{D5CDD505-2E9C-101B-9397-08002B2CF9AE}" pid="44" name="oec7b074a3be4541acc05ffdcce0b2ed">
    <vt:lpwstr>United States|1f4c2769-cee3-4116-aff6-a7b4c53db8ae</vt:lpwstr>
  </property>
  <property fmtid="{D5CDD505-2E9C-101B-9397-08002B2CF9AE}" pid="45" name="p5b187bcb8e04cc39d9048d038784e6d">
    <vt:lpwstr/>
  </property>
  <property fmtid="{D5CDD505-2E9C-101B-9397-08002B2CF9AE}" pid="46" name="MSIP_Label_c62e0584-010f-4004-8a6a-d5c118c8b4bd_Enabled">
    <vt:lpwstr>true</vt:lpwstr>
  </property>
  <property fmtid="{D5CDD505-2E9C-101B-9397-08002B2CF9AE}" pid="47" name="MSIP_Label_c62e0584-010f-4004-8a6a-d5c118c8b4bd_SetDate">
    <vt:lpwstr>2026-04-06T17:46:10Z</vt:lpwstr>
  </property>
  <property fmtid="{D5CDD505-2E9C-101B-9397-08002B2CF9AE}" pid="48" name="MSIP_Label_c62e0584-010f-4004-8a6a-d5c118c8b4bd_Method">
    <vt:lpwstr>Standard</vt:lpwstr>
  </property>
  <property fmtid="{D5CDD505-2E9C-101B-9397-08002B2CF9AE}" pid="49" name="MSIP_Label_c62e0584-010f-4004-8a6a-d5c118c8b4bd_Name">
    <vt:lpwstr>Internal</vt:lpwstr>
  </property>
  <property fmtid="{D5CDD505-2E9C-101B-9397-08002B2CF9AE}" pid="50" name="MSIP_Label_c62e0584-010f-4004-8a6a-d5c118c8b4bd_SiteId">
    <vt:lpwstr>56b731a8-a2ac-4c32-bf6b-616810e913c6</vt:lpwstr>
  </property>
  <property fmtid="{D5CDD505-2E9C-101B-9397-08002B2CF9AE}" pid="51" name="MSIP_Label_c62e0584-010f-4004-8a6a-d5c118c8b4bd_ActionId">
    <vt:lpwstr>f8a34f87-2a01-4d39-9924-34fb9f391e9e</vt:lpwstr>
  </property>
  <property fmtid="{D5CDD505-2E9C-101B-9397-08002B2CF9AE}" pid="52" name="MSIP_Label_c62e0584-010f-4004-8a6a-d5c118c8b4bd_ContentBits">
    <vt:lpwstr>0</vt:lpwstr>
  </property>
  <property fmtid="{D5CDD505-2E9C-101B-9397-08002B2CF9AE}" pid="53" name="MSIP_Label_c62e0584-010f-4004-8a6a-d5c118c8b4bd_Tag">
    <vt:lpwstr>10, 3, 0, 1</vt:lpwstr>
  </property>
</Properties>
</file>